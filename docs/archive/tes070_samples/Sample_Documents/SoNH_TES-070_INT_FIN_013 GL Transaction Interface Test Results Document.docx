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BE5B9" w14:textId="77777777" w:rsidR="002769F7" w:rsidRDefault="002769F7" w:rsidP="002769F7">
      <w:pPr>
        <w:pStyle w:val="TitleBar"/>
      </w:pPr>
    </w:p>
    <w:sdt>
      <w:sdtPr>
        <w:alias w:val="Title"/>
        <w:tag w:val=""/>
        <w:id w:val="-1922327287"/>
        <w:placeholder>
          <w:docPart w:val="2F2F5AE293E844058FDE5A500D9AA5B3"/>
        </w:placeholder>
        <w:dataBinding w:prefixMappings="xmlns:ns0='http://purl.org/dc/elements/1.1/' xmlns:ns1='http://schemas.openxmlformats.org/package/2006/metadata/core-properties' " w:xpath="/ns1:coreProperties[1]/ns0:title[1]" w:storeItemID="{6C3C8BC8-F283-45AE-878A-BAB7291924A1}"/>
        <w:text/>
      </w:sdtPr>
      <w:sdtEndPr/>
      <w:sdtContent>
        <w:p w14:paraId="42EBE5BA" w14:textId="447682AC" w:rsidR="00941EF9" w:rsidRDefault="00F92CF9">
          <w:pPr>
            <w:pStyle w:val="Title-Major"/>
          </w:pPr>
          <w:r w:rsidRPr="00E505C3">
            <w:t>TES-0</w:t>
          </w:r>
          <w:r w:rsidR="0059213D" w:rsidRPr="00E505C3">
            <w:t>7</w:t>
          </w:r>
          <w:r w:rsidR="00486708" w:rsidRPr="00E505C3">
            <w:t>0</w:t>
          </w:r>
          <w:r w:rsidRPr="00E505C3">
            <w:t xml:space="preserve"> </w:t>
          </w:r>
          <w:r w:rsidR="00A07A68" w:rsidRPr="00E505C3">
            <w:t xml:space="preserve">Custom </w:t>
          </w:r>
          <w:r w:rsidR="00E505C3" w:rsidRPr="00E505C3">
            <w:t>Interface</w:t>
          </w:r>
          <w:r w:rsidR="00A07A68" w:rsidRPr="00E505C3">
            <w:t xml:space="preserve"> Unit</w:t>
          </w:r>
          <w:r w:rsidR="00486708" w:rsidRPr="00E505C3">
            <w:t xml:space="preserve"> Test </w:t>
          </w:r>
          <w:r w:rsidR="0059213D" w:rsidRPr="00E505C3">
            <w:t>Results</w:t>
          </w:r>
        </w:p>
      </w:sdtContent>
    </w:sdt>
    <w:p w14:paraId="030A988F" w14:textId="5AD897B0" w:rsidR="0036293E" w:rsidRPr="00C8510F" w:rsidRDefault="002717AE" w:rsidP="0036293E">
      <w:pPr>
        <w:pStyle w:val="Subject"/>
        <w:rPr>
          <w:rStyle w:val="HighlightedVariable"/>
        </w:rPr>
      </w:pPr>
      <w:r w:rsidRPr="002717AE">
        <w:rPr>
          <w:color w:val="13A3F7"/>
        </w:rPr>
        <w:t>State of New Hampshir</w:t>
      </w:r>
      <w:r>
        <w:rPr>
          <w:color w:val="13A3F7"/>
        </w:rPr>
        <w:t>e</w:t>
      </w:r>
      <w:r w:rsidR="0036293E" w:rsidRPr="58CE6ED2">
        <w:rPr>
          <w:rStyle w:val="HighlightedVariable"/>
        </w:rPr>
        <w:t xml:space="preserve"> </w:t>
      </w:r>
    </w:p>
    <w:p w14:paraId="42EBE5BD" w14:textId="33B239B8" w:rsidR="00941EF9" w:rsidRDefault="002717AE" w:rsidP="002E6210">
      <w:pPr>
        <w:pStyle w:val="BodyText"/>
      </w:pPr>
      <w:r w:rsidRPr="002717AE">
        <w:rPr>
          <w:color w:val="13A3F7"/>
          <w:sz w:val="48"/>
        </w:rPr>
        <w:t>SoNH_</w:t>
      </w:r>
      <w:r w:rsidR="00F117CF">
        <w:rPr>
          <w:color w:val="13A3F7"/>
          <w:sz w:val="48"/>
        </w:rPr>
        <w:t>INT</w:t>
      </w:r>
      <w:r w:rsidR="00AC7F42" w:rsidRPr="00AC7F42">
        <w:rPr>
          <w:color w:val="13A3F7"/>
          <w:sz w:val="48"/>
        </w:rPr>
        <w:t>_</w:t>
      </w:r>
      <w:r w:rsidR="00AF3718">
        <w:rPr>
          <w:color w:val="13A3F7"/>
          <w:sz w:val="48"/>
        </w:rPr>
        <w:t>FIN</w:t>
      </w:r>
      <w:r w:rsidR="00AC7F42" w:rsidRPr="00AC7F42">
        <w:rPr>
          <w:color w:val="13A3F7"/>
          <w:sz w:val="48"/>
        </w:rPr>
        <w:t>_</w:t>
      </w:r>
      <w:r w:rsidR="00932C60">
        <w:rPr>
          <w:color w:val="13A3F7"/>
          <w:sz w:val="48"/>
        </w:rPr>
        <w:t>0</w:t>
      </w:r>
      <w:r w:rsidR="004E4237">
        <w:rPr>
          <w:color w:val="13A3F7"/>
          <w:sz w:val="48"/>
        </w:rPr>
        <w:t>1</w:t>
      </w:r>
      <w:r w:rsidR="00595CAF">
        <w:rPr>
          <w:color w:val="13A3F7"/>
          <w:sz w:val="48"/>
        </w:rPr>
        <w:t>3</w:t>
      </w:r>
      <w:r w:rsidR="00AC7F42" w:rsidRPr="00AC7F42">
        <w:rPr>
          <w:color w:val="13A3F7"/>
          <w:sz w:val="48"/>
        </w:rPr>
        <w:t xml:space="preserve"> </w:t>
      </w:r>
      <w:r w:rsidR="00595CAF">
        <w:rPr>
          <w:color w:val="13A3F7"/>
          <w:sz w:val="48"/>
        </w:rPr>
        <w:t>GL Transaction Interface</w:t>
      </w:r>
    </w:p>
    <w:tbl>
      <w:tblPr>
        <w:tblStyle w:val="InforTable0"/>
        <w:tblW w:w="0" w:type="auto"/>
        <w:tblInd w:w="1440" w:type="dxa"/>
        <w:tblLook w:val="04A0" w:firstRow="1" w:lastRow="0" w:firstColumn="1" w:lastColumn="0" w:noHBand="0" w:noVBand="1"/>
      </w:tblPr>
      <w:tblGrid>
        <w:gridCol w:w="3442"/>
        <w:gridCol w:w="5215"/>
      </w:tblGrid>
      <w:tr w:rsidR="00976FDA" w14:paraId="42EBE5C0" w14:textId="77777777" w:rsidTr="009D7887">
        <w:trPr>
          <w:cnfStyle w:val="100000000000" w:firstRow="1" w:lastRow="0" w:firstColumn="0" w:lastColumn="0" w:oddVBand="0" w:evenVBand="0" w:oddHBand="0" w:evenHBand="0" w:firstRowFirstColumn="0" w:firstRowLastColumn="0" w:lastRowFirstColumn="0" w:lastRowLastColumn="0"/>
        </w:trPr>
        <w:tc>
          <w:tcPr>
            <w:tcW w:w="4283" w:type="dxa"/>
          </w:tcPr>
          <w:p w14:paraId="42EBE5BE" w14:textId="77777777" w:rsidR="00976FDA" w:rsidRDefault="00976FDA" w:rsidP="002F4B49">
            <w:pPr>
              <w:pStyle w:val="BodyText"/>
              <w:spacing w:before="60" w:after="60"/>
              <w:ind w:left="0"/>
            </w:pPr>
            <w:r>
              <w:t>Document Properties</w:t>
            </w:r>
          </w:p>
        </w:tc>
        <w:tc>
          <w:tcPr>
            <w:tcW w:w="4374" w:type="dxa"/>
          </w:tcPr>
          <w:p w14:paraId="42EBE5BF" w14:textId="77777777" w:rsidR="00976FDA" w:rsidRDefault="00976FDA" w:rsidP="002F4B49">
            <w:pPr>
              <w:pStyle w:val="BodyText"/>
              <w:spacing w:before="60" w:after="60"/>
              <w:ind w:left="0"/>
            </w:pPr>
          </w:p>
        </w:tc>
      </w:tr>
      <w:tr w:rsidR="00976FDA" w14:paraId="42EBE5C3" w14:textId="77777777" w:rsidTr="009D7887">
        <w:trPr>
          <w:cnfStyle w:val="000000100000" w:firstRow="0" w:lastRow="0" w:firstColumn="0" w:lastColumn="0" w:oddVBand="0" w:evenVBand="0" w:oddHBand="1" w:evenHBand="0" w:firstRowFirstColumn="0" w:firstRowLastColumn="0" w:lastRowFirstColumn="0" w:lastRowLastColumn="0"/>
        </w:trPr>
        <w:tc>
          <w:tcPr>
            <w:tcW w:w="4283" w:type="dxa"/>
          </w:tcPr>
          <w:p w14:paraId="42EBE5C1" w14:textId="77777777" w:rsidR="00976FDA" w:rsidRPr="00FA128A" w:rsidRDefault="00976FDA" w:rsidP="002F4B49">
            <w:pPr>
              <w:pStyle w:val="BodyText"/>
              <w:spacing w:beforeLines="20" w:before="48" w:afterLines="20" w:after="48"/>
              <w:ind w:left="0" w:right="567"/>
            </w:pPr>
            <w:r w:rsidRPr="00FA128A">
              <w:t>Author</w:t>
            </w:r>
          </w:p>
        </w:tc>
        <w:tc>
          <w:tcPr>
            <w:tcW w:w="4374" w:type="dxa"/>
          </w:tcPr>
          <w:p w14:paraId="42EBE5C2" w14:textId="7A273669" w:rsidR="00976FDA" w:rsidRPr="00FA128A" w:rsidRDefault="00595CAF" w:rsidP="002F4B49">
            <w:pPr>
              <w:pStyle w:val="BodyText"/>
              <w:tabs>
                <w:tab w:val="left" w:pos="4320"/>
              </w:tabs>
              <w:spacing w:beforeLines="20" w:before="48" w:afterLines="20" w:after="48"/>
              <w:ind w:left="0" w:right="567"/>
            </w:pPr>
            <w:r>
              <w:t>Ivy Cafe</w:t>
            </w:r>
          </w:p>
        </w:tc>
      </w:tr>
      <w:tr w:rsidR="00976FDA" w14:paraId="42EBE5C6" w14:textId="77777777" w:rsidTr="009D7887">
        <w:trPr>
          <w:cnfStyle w:val="000000010000" w:firstRow="0" w:lastRow="0" w:firstColumn="0" w:lastColumn="0" w:oddVBand="0" w:evenVBand="0" w:oddHBand="0" w:evenHBand="1" w:firstRowFirstColumn="0" w:firstRowLastColumn="0" w:lastRowFirstColumn="0" w:lastRowLastColumn="0"/>
        </w:trPr>
        <w:tc>
          <w:tcPr>
            <w:tcW w:w="4283" w:type="dxa"/>
          </w:tcPr>
          <w:p w14:paraId="42EBE5C4" w14:textId="77777777" w:rsidR="00976FDA" w:rsidRPr="00FA128A" w:rsidRDefault="00976FDA" w:rsidP="002F4B49">
            <w:pPr>
              <w:pStyle w:val="BodyText"/>
              <w:spacing w:beforeLines="20" w:before="48" w:afterLines="20" w:after="48"/>
              <w:ind w:left="0" w:right="567"/>
            </w:pPr>
            <w:r w:rsidRPr="00FA128A">
              <w:t>Creation Date</w:t>
            </w:r>
          </w:p>
        </w:tc>
        <w:tc>
          <w:tcPr>
            <w:tcW w:w="4374" w:type="dxa"/>
          </w:tcPr>
          <w:p w14:paraId="42EBE5C5" w14:textId="56ABF99F" w:rsidR="00976FDA" w:rsidRPr="00FA128A" w:rsidRDefault="00595CAF" w:rsidP="002F4B49">
            <w:pPr>
              <w:pStyle w:val="BodyText"/>
              <w:spacing w:beforeLines="20" w:before="48" w:afterLines="20" w:after="48"/>
              <w:ind w:left="0" w:right="567"/>
            </w:pPr>
            <w:r>
              <w:t>09/0</w:t>
            </w:r>
            <w:r w:rsidR="00C10440">
              <w:t>8/2025</w:t>
            </w:r>
          </w:p>
        </w:tc>
      </w:tr>
      <w:tr w:rsidR="009D7887" w14:paraId="42EBE5C9" w14:textId="77777777" w:rsidTr="009D7887">
        <w:trPr>
          <w:cnfStyle w:val="000000100000" w:firstRow="0" w:lastRow="0" w:firstColumn="0" w:lastColumn="0" w:oddVBand="0" w:evenVBand="0" w:oddHBand="1" w:evenHBand="0" w:firstRowFirstColumn="0" w:firstRowLastColumn="0" w:lastRowFirstColumn="0" w:lastRowLastColumn="0"/>
        </w:trPr>
        <w:tc>
          <w:tcPr>
            <w:tcW w:w="4283" w:type="dxa"/>
          </w:tcPr>
          <w:p w14:paraId="42EBE5C7" w14:textId="77777777" w:rsidR="009D7887" w:rsidRPr="00FA128A" w:rsidRDefault="009D7887" w:rsidP="009D7887">
            <w:pPr>
              <w:pStyle w:val="BodyText"/>
              <w:spacing w:beforeLines="20" w:before="48" w:afterLines="20" w:after="48"/>
              <w:ind w:left="0" w:right="567"/>
            </w:pPr>
            <w:r w:rsidRPr="00FA128A">
              <w:t>Last Updated</w:t>
            </w:r>
          </w:p>
        </w:tc>
        <w:tc>
          <w:tcPr>
            <w:tcW w:w="4374" w:type="dxa"/>
          </w:tcPr>
          <w:p w14:paraId="42EBE5C8" w14:textId="11BF8886" w:rsidR="009D7887" w:rsidRPr="00FA128A" w:rsidRDefault="00C10440" w:rsidP="009D7887">
            <w:pPr>
              <w:pStyle w:val="BodyText"/>
              <w:spacing w:beforeLines="20" w:before="48" w:afterLines="20" w:after="48"/>
              <w:ind w:left="0" w:right="567"/>
            </w:pPr>
            <w:r>
              <w:t>09/08/2025</w:t>
            </w:r>
          </w:p>
        </w:tc>
      </w:tr>
      <w:tr w:rsidR="00976FDA" w14:paraId="42EBE5CC" w14:textId="77777777" w:rsidTr="009D7887">
        <w:trPr>
          <w:cnfStyle w:val="000000010000" w:firstRow="0" w:lastRow="0" w:firstColumn="0" w:lastColumn="0" w:oddVBand="0" w:evenVBand="0" w:oddHBand="0" w:evenHBand="1" w:firstRowFirstColumn="0" w:firstRowLastColumn="0" w:lastRowFirstColumn="0" w:lastRowLastColumn="0"/>
        </w:trPr>
        <w:tc>
          <w:tcPr>
            <w:tcW w:w="4283" w:type="dxa"/>
          </w:tcPr>
          <w:p w14:paraId="42EBE5CA" w14:textId="77777777" w:rsidR="00976FDA" w:rsidRPr="00FA128A" w:rsidRDefault="00976FDA" w:rsidP="002F4B49">
            <w:pPr>
              <w:pStyle w:val="BodyText"/>
              <w:spacing w:beforeLines="20" w:before="48" w:afterLines="20" w:after="48"/>
              <w:ind w:left="0" w:right="567"/>
            </w:pPr>
            <w:r w:rsidRPr="00FA128A">
              <w:t>Document Reference</w:t>
            </w:r>
          </w:p>
        </w:tc>
        <w:tc>
          <w:tcPr>
            <w:tcW w:w="4374" w:type="dxa"/>
          </w:tcPr>
          <w:p w14:paraId="42EBE5CB" w14:textId="49C9DCE4" w:rsidR="00976FDA" w:rsidRPr="00C10440" w:rsidRDefault="00C10440" w:rsidP="00C10440">
            <w:pPr>
              <w:rPr>
                <w:rFonts w:ascii="Times New Roman" w:hAnsi="Times New Roman"/>
                <w:sz w:val="24"/>
                <w:szCs w:val="24"/>
                <w:lang w:eastAsia="en-US"/>
              </w:rPr>
            </w:pPr>
            <w:hyperlink r:id="rId11" w:history="1">
              <w:r w:rsidRPr="00C10440">
                <w:rPr>
                  <w:rFonts w:ascii="Times New Roman" w:hAnsi="Times New Roman"/>
                  <w:color w:val="0000FF"/>
                  <w:sz w:val="24"/>
                  <w:szCs w:val="24"/>
                  <w:u w:val="single"/>
                  <w:lang w:eastAsia="en-US"/>
                </w:rPr>
                <w:t>ANA-050+DES-020__INT_FIN_GLTransactionInterface_v1.0.docx</w:t>
              </w:r>
            </w:hyperlink>
          </w:p>
        </w:tc>
      </w:tr>
      <w:tr w:rsidR="00976FDA" w14:paraId="42EBE5CF" w14:textId="77777777" w:rsidTr="009D7887">
        <w:trPr>
          <w:cnfStyle w:val="000000100000" w:firstRow="0" w:lastRow="0" w:firstColumn="0" w:lastColumn="0" w:oddVBand="0" w:evenVBand="0" w:oddHBand="1" w:evenHBand="0" w:firstRowFirstColumn="0" w:firstRowLastColumn="0" w:lastRowFirstColumn="0" w:lastRowLastColumn="0"/>
        </w:trPr>
        <w:tc>
          <w:tcPr>
            <w:tcW w:w="4283" w:type="dxa"/>
          </w:tcPr>
          <w:p w14:paraId="42EBE5CD" w14:textId="77777777" w:rsidR="00976FDA" w:rsidRPr="00FA128A" w:rsidRDefault="00976FDA" w:rsidP="002F4B49">
            <w:pPr>
              <w:pStyle w:val="BodyText"/>
              <w:spacing w:beforeLines="20" w:before="48" w:afterLines="20" w:after="48"/>
              <w:ind w:left="0" w:right="567"/>
            </w:pPr>
            <w:r w:rsidRPr="00FA128A">
              <w:t>Version</w:t>
            </w:r>
          </w:p>
        </w:tc>
        <w:tc>
          <w:tcPr>
            <w:tcW w:w="4374" w:type="dxa"/>
          </w:tcPr>
          <w:p w14:paraId="42EBE5CE" w14:textId="4796AB57" w:rsidR="00976FDA" w:rsidRPr="00E3412E" w:rsidRDefault="00C61955" w:rsidP="002F4B49">
            <w:pPr>
              <w:pStyle w:val="BodyText"/>
              <w:spacing w:beforeLines="20" w:before="48" w:afterLines="20" w:after="48"/>
              <w:ind w:left="0" w:right="567"/>
              <w:rPr>
                <w:rStyle w:val="HighlightedVariable"/>
              </w:rPr>
            </w:pPr>
            <w:r>
              <w:rPr>
                <w:rStyle w:val="HighlightedVariable"/>
                <w:lang w:val="fr-FR"/>
              </w:rPr>
              <w:t>1</w:t>
            </w:r>
            <w:r w:rsidR="00217A23">
              <w:rPr>
                <w:rStyle w:val="HighlightedVariable"/>
                <w:lang w:val="fr-FR"/>
              </w:rPr>
              <w:t>.0</w:t>
            </w:r>
          </w:p>
        </w:tc>
      </w:tr>
    </w:tbl>
    <w:p w14:paraId="42EBE5D0" w14:textId="77777777" w:rsidR="00976FDA" w:rsidRDefault="00976FDA">
      <w:pPr>
        <w:pStyle w:val="BodyText"/>
      </w:pPr>
    </w:p>
    <w:tbl>
      <w:tblPr>
        <w:tblStyle w:val="InforTable0"/>
        <w:tblW w:w="0" w:type="auto"/>
        <w:tblInd w:w="1440" w:type="dxa"/>
        <w:tblLook w:val="04A0" w:firstRow="1" w:lastRow="0" w:firstColumn="1" w:lastColumn="0" w:noHBand="0" w:noVBand="1"/>
      </w:tblPr>
      <w:tblGrid>
        <w:gridCol w:w="4294"/>
        <w:gridCol w:w="4363"/>
      </w:tblGrid>
      <w:tr w:rsidR="00976FDA" w14:paraId="42EBE5D3" w14:textId="77777777" w:rsidTr="002F4B49">
        <w:trPr>
          <w:cnfStyle w:val="100000000000" w:firstRow="1" w:lastRow="0" w:firstColumn="0" w:lastColumn="0" w:oddVBand="0" w:evenVBand="0" w:oddHBand="0" w:evenHBand="0" w:firstRowFirstColumn="0" w:firstRowLastColumn="0" w:lastRowFirstColumn="0" w:lastRowLastColumn="0"/>
        </w:trPr>
        <w:tc>
          <w:tcPr>
            <w:tcW w:w="4338" w:type="dxa"/>
          </w:tcPr>
          <w:p w14:paraId="42EBE5D1" w14:textId="77777777" w:rsidR="00976FDA" w:rsidRDefault="00976FDA" w:rsidP="002F4B49">
            <w:pPr>
              <w:pStyle w:val="BodyText"/>
              <w:spacing w:before="60" w:after="60"/>
              <w:ind w:left="0"/>
            </w:pPr>
            <w:r>
              <w:t>Approvals</w:t>
            </w:r>
          </w:p>
        </w:tc>
        <w:tc>
          <w:tcPr>
            <w:tcW w:w="4410" w:type="dxa"/>
          </w:tcPr>
          <w:p w14:paraId="42EBE5D2" w14:textId="77777777" w:rsidR="00976FDA" w:rsidRDefault="00976FDA" w:rsidP="002F4B49">
            <w:pPr>
              <w:pStyle w:val="BodyText"/>
              <w:spacing w:before="60" w:after="60"/>
              <w:ind w:left="0"/>
            </w:pPr>
            <w:r>
              <w:t>Position</w:t>
            </w:r>
          </w:p>
        </w:tc>
      </w:tr>
      <w:tr w:rsidR="00976FDA" w14:paraId="42EBE5D6" w14:textId="77777777" w:rsidTr="002F4B49">
        <w:trPr>
          <w:cnfStyle w:val="000000100000" w:firstRow="0" w:lastRow="0" w:firstColumn="0" w:lastColumn="0" w:oddVBand="0" w:evenVBand="0" w:oddHBand="1" w:evenHBand="0" w:firstRowFirstColumn="0" w:firstRowLastColumn="0" w:lastRowFirstColumn="0" w:lastRowLastColumn="0"/>
        </w:trPr>
        <w:tc>
          <w:tcPr>
            <w:tcW w:w="4338" w:type="dxa"/>
          </w:tcPr>
          <w:p w14:paraId="42EBE5D4" w14:textId="1A08CF4A" w:rsidR="00976FDA" w:rsidRPr="00FA128A" w:rsidRDefault="00976FDA" w:rsidP="002F4B49">
            <w:pPr>
              <w:pStyle w:val="BodyText"/>
              <w:spacing w:before="60" w:after="60"/>
              <w:ind w:left="0" w:right="567"/>
            </w:pPr>
          </w:p>
        </w:tc>
        <w:tc>
          <w:tcPr>
            <w:tcW w:w="4410" w:type="dxa"/>
          </w:tcPr>
          <w:p w14:paraId="42EBE5D5" w14:textId="77777777" w:rsidR="00976FDA" w:rsidRDefault="00976FDA" w:rsidP="002F4B49">
            <w:pPr>
              <w:pStyle w:val="BodyText"/>
              <w:spacing w:before="60" w:after="60"/>
              <w:ind w:left="0"/>
            </w:pPr>
          </w:p>
        </w:tc>
      </w:tr>
      <w:tr w:rsidR="00976FDA" w14:paraId="42EBE5D9" w14:textId="77777777" w:rsidTr="002F4B49">
        <w:trPr>
          <w:cnfStyle w:val="000000010000" w:firstRow="0" w:lastRow="0" w:firstColumn="0" w:lastColumn="0" w:oddVBand="0" w:evenVBand="0" w:oddHBand="0" w:evenHBand="1" w:firstRowFirstColumn="0" w:firstRowLastColumn="0" w:lastRowFirstColumn="0" w:lastRowLastColumn="0"/>
        </w:trPr>
        <w:tc>
          <w:tcPr>
            <w:tcW w:w="4338" w:type="dxa"/>
          </w:tcPr>
          <w:p w14:paraId="42EBE5D7" w14:textId="0E1CCBC4" w:rsidR="00976FDA" w:rsidRPr="00FA128A" w:rsidRDefault="00976FDA" w:rsidP="002F4B49">
            <w:pPr>
              <w:pStyle w:val="BodyText"/>
              <w:spacing w:before="60" w:after="60"/>
              <w:ind w:left="0" w:right="567"/>
            </w:pPr>
          </w:p>
        </w:tc>
        <w:tc>
          <w:tcPr>
            <w:tcW w:w="4410" w:type="dxa"/>
          </w:tcPr>
          <w:p w14:paraId="42EBE5D8" w14:textId="77777777" w:rsidR="00976FDA" w:rsidRDefault="00976FDA" w:rsidP="002F4B49">
            <w:pPr>
              <w:pStyle w:val="BodyText"/>
              <w:spacing w:before="60" w:after="60"/>
              <w:ind w:left="0"/>
            </w:pPr>
          </w:p>
        </w:tc>
      </w:tr>
    </w:tbl>
    <w:p w14:paraId="42EBE5DA" w14:textId="77777777" w:rsidR="00976FDA" w:rsidRDefault="00976FDA">
      <w:pPr>
        <w:pStyle w:val="BodyText"/>
      </w:pPr>
    </w:p>
    <w:p w14:paraId="42EBE5DB" w14:textId="77777777" w:rsidR="00976FDA" w:rsidRDefault="00976FDA">
      <w:pPr>
        <w:pStyle w:val="BodyText"/>
      </w:pPr>
    </w:p>
    <w:p w14:paraId="42EBE5DC" w14:textId="77777777" w:rsidR="00C201DB" w:rsidRDefault="00C201DB">
      <w:pPr>
        <w:pStyle w:val="BodyText"/>
      </w:pPr>
    </w:p>
    <w:p w14:paraId="42EBE5DD" w14:textId="77777777" w:rsidR="00C201DB" w:rsidRDefault="00C201DB">
      <w:pPr>
        <w:pStyle w:val="BodyText"/>
      </w:pPr>
    </w:p>
    <w:p w14:paraId="42EBE5DE" w14:textId="77777777" w:rsidR="00941EF9" w:rsidRPr="00D25469" w:rsidRDefault="00941EF9" w:rsidP="00D25469">
      <w:pPr>
        <w:pStyle w:val="Heading1"/>
      </w:pPr>
      <w:bookmarkStart w:id="0" w:name="_Toc208517824"/>
      <w:r w:rsidRPr="00D25469">
        <w:lastRenderedPageBreak/>
        <w:t>Document Control</w:t>
      </w:r>
      <w:bookmarkEnd w:id="0"/>
    </w:p>
    <w:p w14:paraId="42EBE5DF" w14:textId="77777777" w:rsidR="00941EF9" w:rsidRPr="00033A89" w:rsidRDefault="00941EF9" w:rsidP="00033A89">
      <w:pPr>
        <w:pStyle w:val="Heading2"/>
      </w:pPr>
      <w:bookmarkStart w:id="1" w:name="_Toc208517825"/>
      <w:r w:rsidRPr="00033A89">
        <w:t>Change Record</w:t>
      </w:r>
      <w:bookmarkEnd w:id="1"/>
    </w:p>
    <w:p w14:paraId="42EBE5E0" w14:textId="77777777" w:rsidR="00941EF9" w:rsidRDefault="00941EF9">
      <w:pPr>
        <w:pStyle w:val="BodyText"/>
        <w:ind w:left="8640" w:firstLine="720"/>
      </w:pPr>
      <w:r>
        <w:rPr>
          <w:color w:val="FFFFFF"/>
          <w:sz w:val="10"/>
        </w:rPr>
        <w:fldChar w:fldCharType="begin"/>
      </w:r>
      <w:r>
        <w:rPr>
          <w:color w:val="FFFFFF"/>
          <w:sz w:val="10"/>
        </w:rPr>
        <w:instrText xml:space="preserve"> SECTIONPAGES  \* MERGEFORMAT </w:instrText>
      </w:r>
      <w:r>
        <w:rPr>
          <w:color w:val="FFFFFF"/>
          <w:sz w:val="10"/>
        </w:rPr>
        <w:fldChar w:fldCharType="separate"/>
      </w:r>
      <w:r w:rsidR="00DF0966">
        <w:rPr>
          <w:noProof/>
          <w:color w:val="FFFFFF"/>
          <w:sz w:val="10"/>
        </w:rPr>
        <w:t>1</w:t>
      </w:r>
      <w:r>
        <w:rPr>
          <w:color w:val="FFFFFF"/>
          <w:sz w:val="10"/>
        </w:rPr>
        <w:fldChar w:fldCharType="end"/>
      </w:r>
    </w:p>
    <w:tbl>
      <w:tblPr>
        <w:tblStyle w:val="InforTable0"/>
        <w:tblW w:w="0" w:type="auto"/>
        <w:tblInd w:w="1440" w:type="dxa"/>
        <w:tblCellMar>
          <w:left w:w="115" w:type="dxa"/>
          <w:right w:w="0" w:type="dxa"/>
        </w:tblCellMar>
        <w:tblLook w:val="04A0" w:firstRow="1" w:lastRow="0" w:firstColumn="1" w:lastColumn="0" w:noHBand="0" w:noVBand="1"/>
      </w:tblPr>
      <w:tblGrid>
        <w:gridCol w:w="1483"/>
        <w:gridCol w:w="2292"/>
        <w:gridCol w:w="1264"/>
        <w:gridCol w:w="3423"/>
      </w:tblGrid>
      <w:tr w:rsidR="00793FB4" w14:paraId="42EBE5E5" w14:textId="77777777" w:rsidTr="002717AE">
        <w:trPr>
          <w:cnfStyle w:val="100000000000" w:firstRow="1" w:lastRow="0" w:firstColumn="0" w:lastColumn="0" w:oddVBand="0" w:evenVBand="0" w:oddHBand="0" w:evenHBand="0" w:firstRowFirstColumn="0" w:firstRowLastColumn="0" w:lastRowFirstColumn="0" w:lastRowLastColumn="0"/>
        </w:trPr>
        <w:tc>
          <w:tcPr>
            <w:tcW w:w="1483" w:type="dxa"/>
          </w:tcPr>
          <w:p w14:paraId="42EBE5E1" w14:textId="77777777" w:rsidR="00793FB4" w:rsidRPr="00FA128A" w:rsidRDefault="00793FB4" w:rsidP="00793FB4">
            <w:pPr>
              <w:pStyle w:val="BodyText"/>
              <w:spacing w:before="60" w:after="60"/>
              <w:ind w:left="0" w:right="562"/>
              <w:rPr>
                <w:b w:val="0"/>
                <w:bCs/>
                <w:color w:val="FFFFFF"/>
              </w:rPr>
            </w:pPr>
            <w:r w:rsidRPr="00FA128A">
              <w:rPr>
                <w:bCs/>
                <w:color w:val="FFFFFF"/>
              </w:rPr>
              <w:t>Date</w:t>
            </w:r>
          </w:p>
        </w:tc>
        <w:tc>
          <w:tcPr>
            <w:tcW w:w="2292" w:type="dxa"/>
          </w:tcPr>
          <w:p w14:paraId="42EBE5E2" w14:textId="77777777" w:rsidR="00793FB4" w:rsidRPr="00FA128A" w:rsidRDefault="00793FB4" w:rsidP="00793FB4">
            <w:pPr>
              <w:pStyle w:val="BodyText"/>
              <w:spacing w:before="60" w:after="60"/>
              <w:ind w:left="0" w:right="562"/>
              <w:rPr>
                <w:b w:val="0"/>
                <w:bCs/>
                <w:color w:val="FFFFFF"/>
              </w:rPr>
            </w:pPr>
            <w:r w:rsidRPr="00FA128A">
              <w:rPr>
                <w:bCs/>
                <w:color w:val="FFFFFF"/>
              </w:rPr>
              <w:t>Author</w:t>
            </w:r>
          </w:p>
        </w:tc>
        <w:tc>
          <w:tcPr>
            <w:tcW w:w="1260" w:type="dxa"/>
          </w:tcPr>
          <w:p w14:paraId="42EBE5E3" w14:textId="77777777" w:rsidR="00793FB4" w:rsidRPr="00FA128A" w:rsidRDefault="00793FB4" w:rsidP="00793FB4">
            <w:pPr>
              <w:pStyle w:val="BodyText"/>
              <w:spacing w:before="60" w:after="60"/>
              <w:ind w:left="0" w:right="562"/>
              <w:rPr>
                <w:b w:val="0"/>
                <w:bCs/>
                <w:color w:val="FFFFFF"/>
              </w:rPr>
            </w:pPr>
            <w:r>
              <w:rPr>
                <w:bCs/>
                <w:color w:val="FFFFFF"/>
              </w:rPr>
              <w:t>Version</w:t>
            </w:r>
          </w:p>
        </w:tc>
        <w:tc>
          <w:tcPr>
            <w:tcW w:w="3423" w:type="dxa"/>
          </w:tcPr>
          <w:p w14:paraId="42EBE5E4" w14:textId="77777777" w:rsidR="00793FB4" w:rsidRPr="00FE0A85" w:rsidRDefault="00793FB4" w:rsidP="00793FB4">
            <w:pPr>
              <w:pStyle w:val="BodyText"/>
              <w:spacing w:before="60" w:after="60"/>
              <w:ind w:left="0" w:right="562"/>
              <w:rPr>
                <w:bCs/>
                <w:color w:val="FFFFFF"/>
              </w:rPr>
            </w:pPr>
            <w:r w:rsidRPr="00FE0A85">
              <w:rPr>
                <w:bCs/>
                <w:color w:val="FFFFFF"/>
              </w:rPr>
              <w:t>Change Reference</w:t>
            </w:r>
          </w:p>
        </w:tc>
      </w:tr>
      <w:tr w:rsidR="00793FB4" w14:paraId="42EBE5EA" w14:textId="77777777" w:rsidTr="002717AE">
        <w:trPr>
          <w:cnfStyle w:val="000000100000" w:firstRow="0" w:lastRow="0" w:firstColumn="0" w:lastColumn="0" w:oddVBand="0" w:evenVBand="0" w:oddHBand="1" w:evenHBand="0" w:firstRowFirstColumn="0" w:firstRowLastColumn="0" w:lastRowFirstColumn="0" w:lastRowLastColumn="0"/>
        </w:trPr>
        <w:tc>
          <w:tcPr>
            <w:tcW w:w="1483" w:type="dxa"/>
          </w:tcPr>
          <w:p w14:paraId="42EBE5E6" w14:textId="1306A23F" w:rsidR="00793FB4" w:rsidRPr="00FA128A" w:rsidRDefault="00A04D5E" w:rsidP="00793FB4">
            <w:pPr>
              <w:pStyle w:val="BodyText"/>
              <w:spacing w:before="60" w:after="60"/>
              <w:ind w:left="0" w:right="567"/>
            </w:pPr>
            <w:r>
              <w:t>09/08/2025</w:t>
            </w:r>
          </w:p>
        </w:tc>
        <w:tc>
          <w:tcPr>
            <w:tcW w:w="2292" w:type="dxa"/>
          </w:tcPr>
          <w:p w14:paraId="42EBE5E7" w14:textId="1A4F54BA" w:rsidR="009D113F" w:rsidRPr="00FA128A" w:rsidRDefault="00A04D5E" w:rsidP="00793FB4">
            <w:pPr>
              <w:pStyle w:val="BodyText"/>
              <w:spacing w:before="60" w:after="60"/>
              <w:ind w:left="0" w:right="567"/>
            </w:pPr>
            <w:r>
              <w:t>Ivy Café</w:t>
            </w:r>
          </w:p>
        </w:tc>
        <w:tc>
          <w:tcPr>
            <w:tcW w:w="1260" w:type="dxa"/>
          </w:tcPr>
          <w:p w14:paraId="42EBE5E8" w14:textId="32A40CD1" w:rsidR="00793FB4" w:rsidRDefault="00832191" w:rsidP="00793FB4">
            <w:pPr>
              <w:pStyle w:val="BodyText"/>
              <w:spacing w:before="60" w:after="60"/>
              <w:ind w:left="0"/>
            </w:pPr>
            <w:r>
              <w:t>1.</w:t>
            </w:r>
            <w:r w:rsidR="002B1FA1">
              <w:t>0</w:t>
            </w:r>
          </w:p>
        </w:tc>
        <w:tc>
          <w:tcPr>
            <w:tcW w:w="3423" w:type="dxa"/>
          </w:tcPr>
          <w:p w14:paraId="42EBE5E9" w14:textId="69A6CA4B" w:rsidR="00793FB4" w:rsidRDefault="00E06AE5" w:rsidP="00793FB4">
            <w:pPr>
              <w:pStyle w:val="BodyText"/>
              <w:spacing w:before="60" w:after="60"/>
              <w:ind w:left="0"/>
            </w:pPr>
            <w:r>
              <w:t>Creation / Initial Draft</w:t>
            </w:r>
          </w:p>
        </w:tc>
      </w:tr>
      <w:tr w:rsidR="00793FB4" w14:paraId="42EBE5EF" w14:textId="77777777" w:rsidTr="002717AE">
        <w:trPr>
          <w:cnfStyle w:val="000000010000" w:firstRow="0" w:lastRow="0" w:firstColumn="0" w:lastColumn="0" w:oddVBand="0" w:evenVBand="0" w:oddHBand="0" w:evenHBand="1" w:firstRowFirstColumn="0" w:firstRowLastColumn="0" w:lastRowFirstColumn="0" w:lastRowLastColumn="0"/>
        </w:trPr>
        <w:tc>
          <w:tcPr>
            <w:tcW w:w="1483" w:type="dxa"/>
          </w:tcPr>
          <w:p w14:paraId="42EBE5EB" w14:textId="35B00B5B" w:rsidR="00793FB4" w:rsidRPr="00F6432E" w:rsidRDefault="00793FB4" w:rsidP="00793FB4">
            <w:pPr>
              <w:pStyle w:val="BodyText"/>
              <w:spacing w:before="60" w:after="60"/>
              <w:ind w:left="0" w:right="567"/>
              <w:rPr>
                <w:rStyle w:val="HighlightedVariable"/>
                <w:color w:val="auto"/>
              </w:rPr>
            </w:pPr>
          </w:p>
        </w:tc>
        <w:tc>
          <w:tcPr>
            <w:tcW w:w="2292" w:type="dxa"/>
          </w:tcPr>
          <w:p w14:paraId="42EBE5EC" w14:textId="10AC1BB8" w:rsidR="00793FB4" w:rsidRPr="00F6432E" w:rsidRDefault="00793FB4" w:rsidP="00793FB4">
            <w:pPr>
              <w:pStyle w:val="BodyText"/>
              <w:spacing w:before="60" w:after="60"/>
              <w:ind w:left="0" w:right="567"/>
              <w:rPr>
                <w:rStyle w:val="HighlightedVariable"/>
                <w:color w:val="auto"/>
              </w:rPr>
            </w:pPr>
          </w:p>
        </w:tc>
        <w:tc>
          <w:tcPr>
            <w:tcW w:w="1260" w:type="dxa"/>
          </w:tcPr>
          <w:p w14:paraId="42EBE5ED" w14:textId="4739D4F8" w:rsidR="00793FB4" w:rsidRPr="00F6432E" w:rsidRDefault="00793FB4" w:rsidP="00793FB4">
            <w:pPr>
              <w:pStyle w:val="BodyText"/>
              <w:spacing w:before="60" w:after="60"/>
              <w:ind w:left="0" w:right="567"/>
            </w:pPr>
          </w:p>
        </w:tc>
        <w:tc>
          <w:tcPr>
            <w:tcW w:w="3423" w:type="dxa"/>
          </w:tcPr>
          <w:p w14:paraId="42EBE5EE" w14:textId="7CA0FDE9" w:rsidR="00793FB4" w:rsidRDefault="00793FB4" w:rsidP="00793FB4">
            <w:pPr>
              <w:pStyle w:val="BodyText"/>
              <w:spacing w:before="60" w:after="60"/>
              <w:ind w:left="0"/>
            </w:pPr>
          </w:p>
        </w:tc>
      </w:tr>
      <w:tr w:rsidR="00793FB4" w14:paraId="42EBE5F4" w14:textId="77777777" w:rsidTr="002717AE">
        <w:trPr>
          <w:cnfStyle w:val="000000100000" w:firstRow="0" w:lastRow="0" w:firstColumn="0" w:lastColumn="0" w:oddVBand="0" w:evenVBand="0" w:oddHBand="1" w:evenHBand="0" w:firstRowFirstColumn="0" w:firstRowLastColumn="0" w:lastRowFirstColumn="0" w:lastRowLastColumn="0"/>
        </w:trPr>
        <w:tc>
          <w:tcPr>
            <w:tcW w:w="1483" w:type="dxa"/>
          </w:tcPr>
          <w:p w14:paraId="42EBE5F0" w14:textId="77777777" w:rsidR="00793FB4" w:rsidRPr="001F61FA" w:rsidRDefault="00793FB4" w:rsidP="00793FB4">
            <w:pPr>
              <w:pStyle w:val="BodyText"/>
              <w:spacing w:before="60" w:after="60"/>
              <w:ind w:left="0" w:right="567"/>
              <w:rPr>
                <w:rStyle w:val="HighlightedVariable"/>
              </w:rPr>
            </w:pPr>
          </w:p>
        </w:tc>
        <w:tc>
          <w:tcPr>
            <w:tcW w:w="2292" w:type="dxa"/>
          </w:tcPr>
          <w:p w14:paraId="42EBE5F1" w14:textId="77777777" w:rsidR="00793FB4" w:rsidRPr="001F61FA" w:rsidRDefault="00793FB4" w:rsidP="00793FB4">
            <w:pPr>
              <w:pStyle w:val="BodyText"/>
              <w:spacing w:before="60" w:after="60"/>
              <w:ind w:left="0" w:right="567"/>
              <w:rPr>
                <w:rStyle w:val="HighlightedVariable"/>
              </w:rPr>
            </w:pPr>
          </w:p>
        </w:tc>
        <w:tc>
          <w:tcPr>
            <w:tcW w:w="1260" w:type="dxa"/>
          </w:tcPr>
          <w:p w14:paraId="42EBE5F2" w14:textId="77777777" w:rsidR="00793FB4" w:rsidRDefault="00793FB4" w:rsidP="00793FB4">
            <w:pPr>
              <w:pStyle w:val="BodyText"/>
              <w:spacing w:before="60" w:after="60"/>
              <w:ind w:left="0"/>
            </w:pPr>
          </w:p>
        </w:tc>
        <w:tc>
          <w:tcPr>
            <w:tcW w:w="3423" w:type="dxa"/>
          </w:tcPr>
          <w:p w14:paraId="42EBE5F3" w14:textId="77777777" w:rsidR="00793FB4" w:rsidRDefault="00793FB4" w:rsidP="00793FB4">
            <w:pPr>
              <w:pStyle w:val="BodyText"/>
              <w:spacing w:before="60" w:after="60"/>
              <w:ind w:left="0"/>
            </w:pPr>
          </w:p>
        </w:tc>
      </w:tr>
    </w:tbl>
    <w:p w14:paraId="42EBE5F5" w14:textId="77777777" w:rsidR="001F61FA" w:rsidRDefault="001F61FA">
      <w:pPr>
        <w:pStyle w:val="BodyText"/>
      </w:pPr>
    </w:p>
    <w:p w14:paraId="42EBE5F6" w14:textId="77777777" w:rsidR="00941EF9" w:rsidRDefault="00941EF9" w:rsidP="00033A89">
      <w:pPr>
        <w:pStyle w:val="Heading2"/>
      </w:pPr>
      <w:bookmarkStart w:id="2" w:name="_Toc208517826"/>
      <w:r>
        <w:t>Reviewers</w:t>
      </w:r>
      <w:bookmarkEnd w:id="2"/>
    </w:p>
    <w:tbl>
      <w:tblPr>
        <w:tblStyle w:val="InforTable0"/>
        <w:tblW w:w="0" w:type="auto"/>
        <w:tblInd w:w="1440" w:type="dxa"/>
        <w:tblLook w:val="04A0" w:firstRow="1" w:lastRow="0" w:firstColumn="1" w:lastColumn="0" w:noHBand="0" w:noVBand="1"/>
      </w:tblPr>
      <w:tblGrid>
        <w:gridCol w:w="3346"/>
        <w:gridCol w:w="5103"/>
      </w:tblGrid>
      <w:tr w:rsidR="00FA64D8" w:rsidRPr="00A366F4" w14:paraId="42EBE5F9" w14:textId="77777777" w:rsidTr="00FE0A85">
        <w:trPr>
          <w:cnfStyle w:val="100000000000" w:firstRow="1" w:lastRow="0" w:firstColumn="0" w:lastColumn="0" w:oddVBand="0" w:evenVBand="0" w:oddHBand="0" w:evenHBand="0" w:firstRowFirstColumn="0" w:firstRowLastColumn="0" w:lastRowFirstColumn="0" w:lastRowLastColumn="0"/>
        </w:trPr>
        <w:tc>
          <w:tcPr>
            <w:tcW w:w="3346" w:type="dxa"/>
          </w:tcPr>
          <w:p w14:paraId="42EBE5F7" w14:textId="77777777" w:rsidR="00FA64D8" w:rsidRPr="00A366F4" w:rsidRDefault="00FA64D8" w:rsidP="00EE31B9">
            <w:pPr>
              <w:pStyle w:val="BodyText"/>
              <w:spacing w:before="60" w:after="60"/>
              <w:ind w:left="0" w:right="562"/>
              <w:rPr>
                <w:bCs/>
                <w:color w:val="FFFFFF"/>
              </w:rPr>
            </w:pPr>
            <w:r w:rsidRPr="00FA128A">
              <w:rPr>
                <w:bCs/>
                <w:color w:val="FFFFFF"/>
              </w:rPr>
              <w:t xml:space="preserve">Name </w:t>
            </w:r>
          </w:p>
        </w:tc>
        <w:tc>
          <w:tcPr>
            <w:tcW w:w="5103" w:type="dxa"/>
          </w:tcPr>
          <w:p w14:paraId="42EBE5F8" w14:textId="77777777" w:rsidR="00FA64D8" w:rsidRPr="00A366F4" w:rsidRDefault="00FA64D8" w:rsidP="00EE31B9">
            <w:pPr>
              <w:pStyle w:val="BodyText"/>
              <w:spacing w:before="60" w:after="60"/>
              <w:ind w:left="0" w:right="562"/>
              <w:rPr>
                <w:bCs/>
                <w:color w:val="FFFFFF"/>
              </w:rPr>
            </w:pPr>
            <w:r w:rsidRPr="00FA128A">
              <w:rPr>
                <w:bCs/>
                <w:color w:val="FFFFFF"/>
              </w:rPr>
              <w:t>Position</w:t>
            </w:r>
          </w:p>
        </w:tc>
      </w:tr>
      <w:tr w:rsidR="00FA64D8" w14:paraId="42EBE5FC" w14:textId="77777777" w:rsidTr="00FE0A85">
        <w:trPr>
          <w:cnfStyle w:val="000000100000" w:firstRow="0" w:lastRow="0" w:firstColumn="0" w:lastColumn="0" w:oddVBand="0" w:evenVBand="0" w:oddHBand="1" w:evenHBand="0" w:firstRowFirstColumn="0" w:firstRowLastColumn="0" w:lastRowFirstColumn="0" w:lastRowLastColumn="0"/>
        </w:trPr>
        <w:tc>
          <w:tcPr>
            <w:tcW w:w="3346" w:type="dxa"/>
          </w:tcPr>
          <w:p w14:paraId="42EBE5FA" w14:textId="752D61F0" w:rsidR="00FA64D8" w:rsidRPr="00FA128A" w:rsidRDefault="00FA64D8" w:rsidP="009F3B37">
            <w:pPr>
              <w:pStyle w:val="BodyText"/>
              <w:spacing w:before="60" w:after="60"/>
              <w:ind w:left="0" w:right="567"/>
            </w:pPr>
          </w:p>
        </w:tc>
        <w:tc>
          <w:tcPr>
            <w:tcW w:w="5103" w:type="dxa"/>
          </w:tcPr>
          <w:p w14:paraId="42EBE5FB" w14:textId="107F0D49" w:rsidR="00FA64D8" w:rsidRPr="00FA128A" w:rsidRDefault="00FA64D8" w:rsidP="009F3B37">
            <w:pPr>
              <w:pStyle w:val="BodyText"/>
              <w:spacing w:before="60" w:after="60"/>
              <w:ind w:left="0" w:right="567"/>
            </w:pPr>
          </w:p>
        </w:tc>
      </w:tr>
      <w:tr w:rsidR="00FA64D8" w14:paraId="42EBE5FF" w14:textId="77777777" w:rsidTr="00FE0A85">
        <w:trPr>
          <w:cnfStyle w:val="000000010000" w:firstRow="0" w:lastRow="0" w:firstColumn="0" w:lastColumn="0" w:oddVBand="0" w:evenVBand="0" w:oddHBand="0" w:evenHBand="1" w:firstRowFirstColumn="0" w:firstRowLastColumn="0" w:lastRowFirstColumn="0" w:lastRowLastColumn="0"/>
        </w:trPr>
        <w:tc>
          <w:tcPr>
            <w:tcW w:w="3346" w:type="dxa"/>
          </w:tcPr>
          <w:p w14:paraId="42EBE5FD" w14:textId="3FA066F3" w:rsidR="00FA64D8" w:rsidRPr="00FA128A" w:rsidRDefault="00FA64D8" w:rsidP="009F3B37">
            <w:pPr>
              <w:pStyle w:val="BodyText"/>
              <w:spacing w:before="60" w:after="60"/>
              <w:ind w:left="0" w:right="567"/>
            </w:pPr>
          </w:p>
        </w:tc>
        <w:tc>
          <w:tcPr>
            <w:tcW w:w="5103" w:type="dxa"/>
          </w:tcPr>
          <w:p w14:paraId="42EBE5FE" w14:textId="77777777" w:rsidR="00FA64D8" w:rsidRPr="00FA128A" w:rsidRDefault="00FA64D8" w:rsidP="009F3B37">
            <w:pPr>
              <w:pStyle w:val="BodyText"/>
              <w:spacing w:before="60" w:after="60"/>
              <w:ind w:left="0" w:right="567"/>
            </w:pPr>
          </w:p>
        </w:tc>
      </w:tr>
      <w:tr w:rsidR="00FA64D8" w14:paraId="42EBE602" w14:textId="77777777" w:rsidTr="00FE0A85">
        <w:trPr>
          <w:cnfStyle w:val="000000100000" w:firstRow="0" w:lastRow="0" w:firstColumn="0" w:lastColumn="0" w:oddVBand="0" w:evenVBand="0" w:oddHBand="1" w:evenHBand="0" w:firstRowFirstColumn="0" w:firstRowLastColumn="0" w:lastRowFirstColumn="0" w:lastRowLastColumn="0"/>
        </w:trPr>
        <w:tc>
          <w:tcPr>
            <w:tcW w:w="3346" w:type="dxa"/>
          </w:tcPr>
          <w:p w14:paraId="42EBE600" w14:textId="77777777" w:rsidR="00FA64D8" w:rsidRPr="00FA128A" w:rsidRDefault="00FA64D8" w:rsidP="009F3B37">
            <w:pPr>
              <w:pStyle w:val="BodyText"/>
              <w:spacing w:before="60" w:after="60"/>
              <w:ind w:left="0" w:right="567"/>
            </w:pPr>
          </w:p>
        </w:tc>
        <w:tc>
          <w:tcPr>
            <w:tcW w:w="5103" w:type="dxa"/>
          </w:tcPr>
          <w:p w14:paraId="42EBE601" w14:textId="77777777" w:rsidR="00FA64D8" w:rsidRPr="00FA128A" w:rsidRDefault="00FA64D8" w:rsidP="009F3B37">
            <w:pPr>
              <w:pStyle w:val="BodyText"/>
              <w:spacing w:before="60" w:after="60"/>
              <w:ind w:left="0" w:right="567"/>
            </w:pPr>
          </w:p>
        </w:tc>
      </w:tr>
      <w:tr w:rsidR="00FA64D8" w14:paraId="42EBE605" w14:textId="77777777" w:rsidTr="00FE0A85">
        <w:trPr>
          <w:cnfStyle w:val="000000010000" w:firstRow="0" w:lastRow="0" w:firstColumn="0" w:lastColumn="0" w:oddVBand="0" w:evenVBand="0" w:oddHBand="0" w:evenHBand="1" w:firstRowFirstColumn="0" w:firstRowLastColumn="0" w:lastRowFirstColumn="0" w:lastRowLastColumn="0"/>
        </w:trPr>
        <w:tc>
          <w:tcPr>
            <w:tcW w:w="3346" w:type="dxa"/>
          </w:tcPr>
          <w:p w14:paraId="42EBE603" w14:textId="77777777" w:rsidR="00FA64D8" w:rsidRPr="00FA128A" w:rsidRDefault="00FA64D8" w:rsidP="009F3B37">
            <w:pPr>
              <w:pStyle w:val="BodyText"/>
              <w:spacing w:before="60" w:after="60"/>
              <w:ind w:left="0" w:right="567"/>
            </w:pPr>
          </w:p>
        </w:tc>
        <w:tc>
          <w:tcPr>
            <w:tcW w:w="5103" w:type="dxa"/>
          </w:tcPr>
          <w:p w14:paraId="42EBE604" w14:textId="77777777" w:rsidR="00FA64D8" w:rsidRPr="00FA128A" w:rsidRDefault="00FA64D8" w:rsidP="009F3B37">
            <w:pPr>
              <w:pStyle w:val="BodyText"/>
              <w:spacing w:before="60" w:after="60"/>
              <w:ind w:left="0" w:right="567"/>
            </w:pPr>
          </w:p>
        </w:tc>
      </w:tr>
    </w:tbl>
    <w:p w14:paraId="42EBE606" w14:textId="77777777" w:rsidR="00941EF9" w:rsidRDefault="00941EF9">
      <w:pPr>
        <w:pStyle w:val="BodyText"/>
      </w:pPr>
    </w:p>
    <w:p w14:paraId="42EBE607" w14:textId="699273FD" w:rsidR="00941EF9" w:rsidRDefault="00941EF9" w:rsidP="00832191">
      <w:pPr>
        <w:pStyle w:val="TOCHeading1"/>
        <w:tabs>
          <w:tab w:val="right" w:pos="10107"/>
        </w:tabs>
      </w:pPr>
      <w:r>
        <w:lastRenderedPageBreak/>
        <w:t>Contents</w:t>
      </w:r>
      <w:r w:rsidR="00832191">
        <w:tab/>
      </w:r>
    </w:p>
    <w:p w14:paraId="14EAD0CB" w14:textId="4CC507A9" w:rsidR="00676A69" w:rsidRDefault="0035768A">
      <w:pPr>
        <w:pStyle w:val="TOC1"/>
        <w:tabs>
          <w:tab w:val="left" w:pos="2549"/>
        </w:tabs>
        <w:rPr>
          <w:rFonts w:asciiTheme="minorHAnsi" w:eastAsiaTheme="minorEastAsia" w:hAnsiTheme="minorHAnsi" w:cstheme="minorBidi"/>
          <w:b w:val="0"/>
          <w:noProof/>
          <w:kern w:val="2"/>
          <w:sz w:val="24"/>
          <w:szCs w:val="24"/>
          <w:lang w:eastAsia="en-US"/>
          <w14:ligatures w14:val="standardContextual"/>
        </w:rPr>
      </w:pPr>
      <w:r>
        <w:rPr>
          <w:b w:val="0"/>
        </w:rPr>
        <w:fldChar w:fldCharType="begin"/>
      </w:r>
      <w:r>
        <w:rPr>
          <w:b w:val="0"/>
        </w:rPr>
        <w:instrText xml:space="preserve"> TOC \o "1-2" \h \z </w:instrText>
      </w:r>
      <w:r>
        <w:rPr>
          <w:b w:val="0"/>
        </w:rPr>
        <w:fldChar w:fldCharType="separate"/>
      </w:r>
      <w:hyperlink w:anchor="_Toc208517824" w:history="1">
        <w:r w:rsidR="00676A69" w:rsidRPr="00D3093C">
          <w:rPr>
            <w:rStyle w:val="Hyperlink"/>
            <w:noProof/>
          </w:rPr>
          <w:t>1</w:t>
        </w:r>
        <w:r w:rsidR="00676A69">
          <w:rPr>
            <w:rFonts w:asciiTheme="minorHAnsi" w:eastAsiaTheme="minorEastAsia" w:hAnsiTheme="minorHAnsi" w:cstheme="minorBidi"/>
            <w:b w:val="0"/>
            <w:noProof/>
            <w:kern w:val="2"/>
            <w:sz w:val="24"/>
            <w:szCs w:val="24"/>
            <w:lang w:eastAsia="en-US"/>
            <w14:ligatures w14:val="standardContextual"/>
          </w:rPr>
          <w:tab/>
        </w:r>
        <w:r w:rsidR="00676A69" w:rsidRPr="00D3093C">
          <w:rPr>
            <w:rStyle w:val="Hyperlink"/>
            <w:noProof/>
          </w:rPr>
          <w:t>Document Control</w:t>
        </w:r>
        <w:r w:rsidR="00676A69">
          <w:rPr>
            <w:noProof/>
            <w:webHidden/>
          </w:rPr>
          <w:tab/>
        </w:r>
        <w:r w:rsidR="00676A69">
          <w:rPr>
            <w:noProof/>
            <w:webHidden/>
          </w:rPr>
          <w:fldChar w:fldCharType="begin"/>
        </w:r>
        <w:r w:rsidR="00676A69">
          <w:rPr>
            <w:noProof/>
            <w:webHidden/>
          </w:rPr>
          <w:instrText xml:space="preserve"> PAGEREF _Toc208517824 \h </w:instrText>
        </w:r>
        <w:r w:rsidR="00676A69">
          <w:rPr>
            <w:noProof/>
            <w:webHidden/>
          </w:rPr>
        </w:r>
        <w:r w:rsidR="00676A69">
          <w:rPr>
            <w:noProof/>
            <w:webHidden/>
          </w:rPr>
          <w:fldChar w:fldCharType="separate"/>
        </w:r>
        <w:r w:rsidR="00676A69">
          <w:rPr>
            <w:noProof/>
            <w:webHidden/>
          </w:rPr>
          <w:t>2</w:t>
        </w:r>
        <w:r w:rsidR="00676A69">
          <w:rPr>
            <w:noProof/>
            <w:webHidden/>
          </w:rPr>
          <w:fldChar w:fldCharType="end"/>
        </w:r>
      </w:hyperlink>
    </w:p>
    <w:p w14:paraId="0F58C867" w14:textId="17887298" w:rsidR="00676A69" w:rsidRDefault="00676A69">
      <w:pPr>
        <w:pStyle w:val="TOC2"/>
        <w:tabs>
          <w:tab w:val="left" w:pos="2549"/>
        </w:tabs>
        <w:rPr>
          <w:rFonts w:asciiTheme="minorHAnsi" w:eastAsiaTheme="minorEastAsia" w:hAnsiTheme="minorHAnsi" w:cstheme="minorBidi"/>
          <w:noProof/>
          <w:kern w:val="2"/>
          <w:sz w:val="24"/>
          <w:szCs w:val="24"/>
          <w:lang w:eastAsia="en-US"/>
          <w14:ligatures w14:val="standardContextual"/>
        </w:rPr>
      </w:pPr>
      <w:hyperlink w:anchor="_Toc208517825" w:history="1">
        <w:r w:rsidRPr="00D3093C">
          <w:rPr>
            <w:rStyle w:val="Hyperlink"/>
            <w:noProof/>
          </w:rPr>
          <w:t>1.1</w:t>
        </w:r>
        <w:r>
          <w:rPr>
            <w:rFonts w:asciiTheme="minorHAnsi" w:eastAsiaTheme="minorEastAsia" w:hAnsiTheme="minorHAnsi" w:cstheme="minorBidi"/>
            <w:noProof/>
            <w:kern w:val="2"/>
            <w:sz w:val="24"/>
            <w:szCs w:val="24"/>
            <w:lang w:eastAsia="en-US"/>
            <w14:ligatures w14:val="standardContextual"/>
          </w:rPr>
          <w:tab/>
        </w:r>
        <w:r w:rsidRPr="00D3093C">
          <w:rPr>
            <w:rStyle w:val="Hyperlink"/>
            <w:noProof/>
          </w:rPr>
          <w:t>Change Record</w:t>
        </w:r>
        <w:r>
          <w:rPr>
            <w:noProof/>
            <w:webHidden/>
          </w:rPr>
          <w:tab/>
        </w:r>
        <w:r>
          <w:rPr>
            <w:noProof/>
            <w:webHidden/>
          </w:rPr>
          <w:fldChar w:fldCharType="begin"/>
        </w:r>
        <w:r>
          <w:rPr>
            <w:noProof/>
            <w:webHidden/>
          </w:rPr>
          <w:instrText xml:space="preserve"> PAGEREF _Toc208517825 \h </w:instrText>
        </w:r>
        <w:r>
          <w:rPr>
            <w:noProof/>
            <w:webHidden/>
          </w:rPr>
        </w:r>
        <w:r>
          <w:rPr>
            <w:noProof/>
            <w:webHidden/>
          </w:rPr>
          <w:fldChar w:fldCharType="separate"/>
        </w:r>
        <w:r>
          <w:rPr>
            <w:noProof/>
            <w:webHidden/>
          </w:rPr>
          <w:t>2</w:t>
        </w:r>
        <w:r>
          <w:rPr>
            <w:noProof/>
            <w:webHidden/>
          </w:rPr>
          <w:fldChar w:fldCharType="end"/>
        </w:r>
      </w:hyperlink>
    </w:p>
    <w:p w14:paraId="5C0CC3ED" w14:textId="00BFC357" w:rsidR="00676A69" w:rsidRDefault="00676A69">
      <w:pPr>
        <w:pStyle w:val="TOC2"/>
        <w:tabs>
          <w:tab w:val="left" w:pos="2549"/>
        </w:tabs>
        <w:rPr>
          <w:rFonts w:asciiTheme="minorHAnsi" w:eastAsiaTheme="minorEastAsia" w:hAnsiTheme="minorHAnsi" w:cstheme="minorBidi"/>
          <w:noProof/>
          <w:kern w:val="2"/>
          <w:sz w:val="24"/>
          <w:szCs w:val="24"/>
          <w:lang w:eastAsia="en-US"/>
          <w14:ligatures w14:val="standardContextual"/>
        </w:rPr>
      </w:pPr>
      <w:hyperlink w:anchor="_Toc208517826" w:history="1">
        <w:r w:rsidRPr="00D3093C">
          <w:rPr>
            <w:rStyle w:val="Hyperlink"/>
            <w:noProof/>
          </w:rPr>
          <w:t>1.2</w:t>
        </w:r>
        <w:r>
          <w:rPr>
            <w:rFonts w:asciiTheme="minorHAnsi" w:eastAsiaTheme="minorEastAsia" w:hAnsiTheme="minorHAnsi" w:cstheme="minorBidi"/>
            <w:noProof/>
            <w:kern w:val="2"/>
            <w:sz w:val="24"/>
            <w:szCs w:val="24"/>
            <w:lang w:eastAsia="en-US"/>
            <w14:ligatures w14:val="standardContextual"/>
          </w:rPr>
          <w:tab/>
        </w:r>
        <w:r w:rsidRPr="00D3093C">
          <w:rPr>
            <w:rStyle w:val="Hyperlink"/>
            <w:noProof/>
          </w:rPr>
          <w:t>Reviewers</w:t>
        </w:r>
        <w:r>
          <w:rPr>
            <w:noProof/>
            <w:webHidden/>
          </w:rPr>
          <w:tab/>
        </w:r>
        <w:r>
          <w:rPr>
            <w:noProof/>
            <w:webHidden/>
          </w:rPr>
          <w:fldChar w:fldCharType="begin"/>
        </w:r>
        <w:r>
          <w:rPr>
            <w:noProof/>
            <w:webHidden/>
          </w:rPr>
          <w:instrText xml:space="preserve"> PAGEREF _Toc208517826 \h </w:instrText>
        </w:r>
        <w:r>
          <w:rPr>
            <w:noProof/>
            <w:webHidden/>
          </w:rPr>
        </w:r>
        <w:r>
          <w:rPr>
            <w:noProof/>
            <w:webHidden/>
          </w:rPr>
          <w:fldChar w:fldCharType="separate"/>
        </w:r>
        <w:r>
          <w:rPr>
            <w:noProof/>
            <w:webHidden/>
          </w:rPr>
          <w:t>2</w:t>
        </w:r>
        <w:r>
          <w:rPr>
            <w:noProof/>
            <w:webHidden/>
          </w:rPr>
          <w:fldChar w:fldCharType="end"/>
        </w:r>
      </w:hyperlink>
    </w:p>
    <w:p w14:paraId="70C530E3" w14:textId="69471A99" w:rsidR="00676A69" w:rsidRDefault="00676A69">
      <w:pPr>
        <w:pStyle w:val="TOC1"/>
        <w:tabs>
          <w:tab w:val="left" w:pos="2549"/>
        </w:tabs>
        <w:rPr>
          <w:rFonts w:asciiTheme="minorHAnsi" w:eastAsiaTheme="minorEastAsia" w:hAnsiTheme="minorHAnsi" w:cstheme="minorBidi"/>
          <w:b w:val="0"/>
          <w:noProof/>
          <w:kern w:val="2"/>
          <w:sz w:val="24"/>
          <w:szCs w:val="24"/>
          <w:lang w:eastAsia="en-US"/>
          <w14:ligatures w14:val="standardContextual"/>
        </w:rPr>
      </w:pPr>
      <w:hyperlink w:anchor="_Toc208517827" w:history="1">
        <w:r w:rsidRPr="00D3093C">
          <w:rPr>
            <w:rStyle w:val="Hyperlink"/>
            <w:noProof/>
          </w:rPr>
          <w:t>2</w:t>
        </w:r>
        <w:r>
          <w:rPr>
            <w:rFonts w:asciiTheme="minorHAnsi" w:eastAsiaTheme="minorEastAsia" w:hAnsiTheme="minorHAnsi" w:cstheme="minorBidi"/>
            <w:b w:val="0"/>
            <w:noProof/>
            <w:kern w:val="2"/>
            <w:sz w:val="24"/>
            <w:szCs w:val="24"/>
            <w:lang w:eastAsia="en-US"/>
            <w14:ligatures w14:val="standardContextual"/>
          </w:rPr>
          <w:tab/>
        </w:r>
        <w:r w:rsidRPr="00D3093C">
          <w:rPr>
            <w:rStyle w:val="Hyperlink"/>
            <w:noProof/>
          </w:rPr>
          <w:t>Custom Interface Unit Test Summary Results</w:t>
        </w:r>
        <w:r>
          <w:rPr>
            <w:noProof/>
            <w:webHidden/>
          </w:rPr>
          <w:tab/>
        </w:r>
        <w:r>
          <w:rPr>
            <w:noProof/>
            <w:webHidden/>
          </w:rPr>
          <w:fldChar w:fldCharType="begin"/>
        </w:r>
        <w:r>
          <w:rPr>
            <w:noProof/>
            <w:webHidden/>
          </w:rPr>
          <w:instrText xml:space="preserve"> PAGEREF _Toc208517827 \h </w:instrText>
        </w:r>
        <w:r>
          <w:rPr>
            <w:noProof/>
            <w:webHidden/>
          </w:rPr>
        </w:r>
        <w:r>
          <w:rPr>
            <w:noProof/>
            <w:webHidden/>
          </w:rPr>
          <w:fldChar w:fldCharType="separate"/>
        </w:r>
        <w:r>
          <w:rPr>
            <w:noProof/>
            <w:webHidden/>
          </w:rPr>
          <w:t>4</w:t>
        </w:r>
        <w:r>
          <w:rPr>
            <w:noProof/>
            <w:webHidden/>
          </w:rPr>
          <w:fldChar w:fldCharType="end"/>
        </w:r>
      </w:hyperlink>
    </w:p>
    <w:p w14:paraId="57F173D8" w14:textId="554C8327" w:rsidR="00676A69" w:rsidRDefault="00676A69">
      <w:pPr>
        <w:pStyle w:val="TOC2"/>
        <w:tabs>
          <w:tab w:val="left" w:pos="2549"/>
        </w:tabs>
        <w:rPr>
          <w:rFonts w:asciiTheme="minorHAnsi" w:eastAsiaTheme="minorEastAsia" w:hAnsiTheme="minorHAnsi" w:cstheme="minorBidi"/>
          <w:noProof/>
          <w:kern w:val="2"/>
          <w:sz w:val="24"/>
          <w:szCs w:val="24"/>
          <w:lang w:eastAsia="en-US"/>
          <w14:ligatures w14:val="standardContextual"/>
        </w:rPr>
      </w:pPr>
      <w:hyperlink w:anchor="_Toc208517828" w:history="1">
        <w:r w:rsidRPr="00D3093C">
          <w:rPr>
            <w:rStyle w:val="Hyperlink"/>
            <w:noProof/>
          </w:rPr>
          <w:t>2.1</w:t>
        </w:r>
        <w:r>
          <w:rPr>
            <w:rFonts w:asciiTheme="minorHAnsi" w:eastAsiaTheme="minorEastAsia" w:hAnsiTheme="minorHAnsi" w:cstheme="minorBidi"/>
            <w:noProof/>
            <w:kern w:val="2"/>
            <w:sz w:val="24"/>
            <w:szCs w:val="24"/>
            <w:lang w:eastAsia="en-US"/>
            <w14:ligatures w14:val="standardContextual"/>
          </w:rPr>
          <w:tab/>
        </w:r>
        <w:r w:rsidRPr="00D3093C">
          <w:rPr>
            <w:rStyle w:val="Hyperlink"/>
            <w:noProof/>
          </w:rPr>
          <w:t>Unit Test Summary</w:t>
        </w:r>
        <w:r>
          <w:rPr>
            <w:noProof/>
            <w:webHidden/>
          </w:rPr>
          <w:tab/>
        </w:r>
        <w:r>
          <w:rPr>
            <w:noProof/>
            <w:webHidden/>
          </w:rPr>
          <w:fldChar w:fldCharType="begin"/>
        </w:r>
        <w:r>
          <w:rPr>
            <w:noProof/>
            <w:webHidden/>
          </w:rPr>
          <w:instrText xml:space="preserve"> PAGEREF _Toc208517828 \h </w:instrText>
        </w:r>
        <w:r>
          <w:rPr>
            <w:noProof/>
            <w:webHidden/>
          </w:rPr>
        </w:r>
        <w:r>
          <w:rPr>
            <w:noProof/>
            <w:webHidden/>
          </w:rPr>
          <w:fldChar w:fldCharType="separate"/>
        </w:r>
        <w:r>
          <w:rPr>
            <w:noProof/>
            <w:webHidden/>
          </w:rPr>
          <w:t>4</w:t>
        </w:r>
        <w:r>
          <w:rPr>
            <w:noProof/>
            <w:webHidden/>
          </w:rPr>
          <w:fldChar w:fldCharType="end"/>
        </w:r>
      </w:hyperlink>
    </w:p>
    <w:p w14:paraId="64F5F737" w14:textId="6C6C281C" w:rsidR="00676A69" w:rsidRDefault="00676A69">
      <w:pPr>
        <w:pStyle w:val="TOC2"/>
        <w:tabs>
          <w:tab w:val="left" w:pos="2549"/>
        </w:tabs>
        <w:rPr>
          <w:rFonts w:asciiTheme="minorHAnsi" w:eastAsiaTheme="minorEastAsia" w:hAnsiTheme="minorHAnsi" w:cstheme="minorBidi"/>
          <w:noProof/>
          <w:kern w:val="2"/>
          <w:sz w:val="24"/>
          <w:szCs w:val="24"/>
          <w:lang w:eastAsia="en-US"/>
          <w14:ligatures w14:val="standardContextual"/>
        </w:rPr>
      </w:pPr>
      <w:hyperlink w:anchor="_Toc208517829" w:history="1">
        <w:r w:rsidRPr="00D3093C">
          <w:rPr>
            <w:rStyle w:val="Hyperlink"/>
            <w:noProof/>
          </w:rPr>
          <w:t>2.2</w:t>
        </w:r>
        <w:r>
          <w:rPr>
            <w:rFonts w:asciiTheme="minorHAnsi" w:eastAsiaTheme="minorEastAsia" w:hAnsiTheme="minorHAnsi" w:cstheme="minorBidi"/>
            <w:noProof/>
            <w:kern w:val="2"/>
            <w:sz w:val="24"/>
            <w:szCs w:val="24"/>
            <w:lang w:eastAsia="en-US"/>
            <w14:ligatures w14:val="standardContextual"/>
          </w:rPr>
          <w:tab/>
        </w:r>
        <w:r w:rsidRPr="00D3093C">
          <w:rPr>
            <w:rStyle w:val="Hyperlink"/>
            <w:noProof/>
          </w:rPr>
          <w:t>Test Scenarios</w:t>
        </w:r>
        <w:r>
          <w:rPr>
            <w:noProof/>
            <w:webHidden/>
          </w:rPr>
          <w:tab/>
        </w:r>
        <w:r>
          <w:rPr>
            <w:noProof/>
            <w:webHidden/>
          </w:rPr>
          <w:fldChar w:fldCharType="begin"/>
        </w:r>
        <w:r>
          <w:rPr>
            <w:noProof/>
            <w:webHidden/>
          </w:rPr>
          <w:instrText xml:space="preserve"> PAGEREF _Toc208517829 \h </w:instrText>
        </w:r>
        <w:r>
          <w:rPr>
            <w:noProof/>
            <w:webHidden/>
          </w:rPr>
        </w:r>
        <w:r>
          <w:rPr>
            <w:noProof/>
            <w:webHidden/>
          </w:rPr>
          <w:fldChar w:fldCharType="separate"/>
        </w:r>
        <w:r>
          <w:rPr>
            <w:noProof/>
            <w:webHidden/>
          </w:rPr>
          <w:t>4</w:t>
        </w:r>
        <w:r>
          <w:rPr>
            <w:noProof/>
            <w:webHidden/>
          </w:rPr>
          <w:fldChar w:fldCharType="end"/>
        </w:r>
      </w:hyperlink>
    </w:p>
    <w:p w14:paraId="4B19D957" w14:textId="4C57335E" w:rsidR="00676A69" w:rsidRDefault="00676A69">
      <w:pPr>
        <w:pStyle w:val="TOC1"/>
        <w:tabs>
          <w:tab w:val="left" w:pos="2549"/>
        </w:tabs>
        <w:rPr>
          <w:rFonts w:asciiTheme="minorHAnsi" w:eastAsiaTheme="minorEastAsia" w:hAnsiTheme="minorHAnsi" w:cstheme="minorBidi"/>
          <w:b w:val="0"/>
          <w:noProof/>
          <w:kern w:val="2"/>
          <w:sz w:val="24"/>
          <w:szCs w:val="24"/>
          <w:lang w:eastAsia="en-US"/>
          <w14:ligatures w14:val="standardContextual"/>
        </w:rPr>
      </w:pPr>
      <w:hyperlink w:anchor="_Toc208517830" w:history="1">
        <w:r w:rsidRPr="00D3093C">
          <w:rPr>
            <w:rStyle w:val="Hyperlink"/>
            <w:noProof/>
          </w:rPr>
          <w:t>3</w:t>
        </w:r>
        <w:r>
          <w:rPr>
            <w:rFonts w:asciiTheme="minorHAnsi" w:eastAsiaTheme="minorEastAsia" w:hAnsiTheme="minorHAnsi" w:cstheme="minorBidi"/>
            <w:b w:val="0"/>
            <w:noProof/>
            <w:kern w:val="2"/>
            <w:sz w:val="24"/>
            <w:szCs w:val="24"/>
            <w:lang w:eastAsia="en-US"/>
            <w14:ligatures w14:val="standardContextual"/>
          </w:rPr>
          <w:tab/>
        </w:r>
        <w:r w:rsidRPr="00D3093C">
          <w:rPr>
            <w:rStyle w:val="Hyperlink"/>
            <w:noProof/>
          </w:rPr>
          <w:t>Custom Interface Unit Test Detailed Results</w:t>
        </w:r>
        <w:r>
          <w:rPr>
            <w:noProof/>
            <w:webHidden/>
          </w:rPr>
          <w:tab/>
        </w:r>
        <w:r>
          <w:rPr>
            <w:noProof/>
            <w:webHidden/>
          </w:rPr>
          <w:fldChar w:fldCharType="begin"/>
        </w:r>
        <w:r>
          <w:rPr>
            <w:noProof/>
            <w:webHidden/>
          </w:rPr>
          <w:instrText xml:space="preserve"> PAGEREF _Toc208517830 \h </w:instrText>
        </w:r>
        <w:r>
          <w:rPr>
            <w:noProof/>
            <w:webHidden/>
          </w:rPr>
        </w:r>
        <w:r>
          <w:rPr>
            <w:noProof/>
            <w:webHidden/>
          </w:rPr>
          <w:fldChar w:fldCharType="separate"/>
        </w:r>
        <w:r>
          <w:rPr>
            <w:noProof/>
            <w:webHidden/>
          </w:rPr>
          <w:t>5</w:t>
        </w:r>
        <w:r>
          <w:rPr>
            <w:noProof/>
            <w:webHidden/>
          </w:rPr>
          <w:fldChar w:fldCharType="end"/>
        </w:r>
      </w:hyperlink>
    </w:p>
    <w:p w14:paraId="39B3A8B6" w14:textId="5384E335" w:rsidR="00676A69" w:rsidRDefault="00676A69">
      <w:pPr>
        <w:pStyle w:val="TOC2"/>
        <w:tabs>
          <w:tab w:val="left" w:pos="2549"/>
        </w:tabs>
        <w:rPr>
          <w:rFonts w:asciiTheme="minorHAnsi" w:eastAsiaTheme="minorEastAsia" w:hAnsiTheme="minorHAnsi" w:cstheme="minorBidi"/>
          <w:noProof/>
          <w:kern w:val="2"/>
          <w:sz w:val="24"/>
          <w:szCs w:val="24"/>
          <w:lang w:eastAsia="en-US"/>
          <w14:ligatures w14:val="standardContextual"/>
        </w:rPr>
      </w:pPr>
      <w:hyperlink w:anchor="_Toc208517831" w:history="1">
        <w:r w:rsidRPr="00D3093C">
          <w:rPr>
            <w:rStyle w:val="Hyperlink"/>
            <w:noProof/>
          </w:rPr>
          <w:t>3.1</w:t>
        </w:r>
        <w:r>
          <w:rPr>
            <w:rFonts w:asciiTheme="minorHAnsi" w:eastAsiaTheme="minorEastAsia" w:hAnsiTheme="minorHAnsi" w:cstheme="minorBidi"/>
            <w:noProof/>
            <w:kern w:val="2"/>
            <w:sz w:val="24"/>
            <w:szCs w:val="24"/>
            <w:lang w:eastAsia="en-US"/>
            <w14:ligatures w14:val="standardContextual"/>
          </w:rPr>
          <w:tab/>
        </w:r>
        <w:r w:rsidRPr="00D3093C">
          <w:rPr>
            <w:rStyle w:val="Hyperlink"/>
            <w:noProof/>
          </w:rPr>
          <w:t>Scenario: Successful import and interface Of GL Transactions</w:t>
        </w:r>
        <w:r>
          <w:rPr>
            <w:noProof/>
            <w:webHidden/>
          </w:rPr>
          <w:tab/>
        </w:r>
        <w:r>
          <w:rPr>
            <w:noProof/>
            <w:webHidden/>
          </w:rPr>
          <w:fldChar w:fldCharType="begin"/>
        </w:r>
        <w:r>
          <w:rPr>
            <w:noProof/>
            <w:webHidden/>
          </w:rPr>
          <w:instrText xml:space="preserve"> PAGEREF _Toc208517831 \h </w:instrText>
        </w:r>
        <w:r>
          <w:rPr>
            <w:noProof/>
            <w:webHidden/>
          </w:rPr>
        </w:r>
        <w:r>
          <w:rPr>
            <w:noProof/>
            <w:webHidden/>
          </w:rPr>
          <w:fldChar w:fldCharType="separate"/>
        </w:r>
        <w:r>
          <w:rPr>
            <w:noProof/>
            <w:webHidden/>
          </w:rPr>
          <w:t>6</w:t>
        </w:r>
        <w:r>
          <w:rPr>
            <w:noProof/>
            <w:webHidden/>
          </w:rPr>
          <w:fldChar w:fldCharType="end"/>
        </w:r>
      </w:hyperlink>
    </w:p>
    <w:p w14:paraId="3C5C1A3F" w14:textId="1600699F" w:rsidR="00676A69" w:rsidRDefault="00676A69">
      <w:pPr>
        <w:pStyle w:val="TOC2"/>
        <w:tabs>
          <w:tab w:val="left" w:pos="2549"/>
        </w:tabs>
        <w:rPr>
          <w:rFonts w:asciiTheme="minorHAnsi" w:eastAsiaTheme="minorEastAsia" w:hAnsiTheme="minorHAnsi" w:cstheme="minorBidi"/>
          <w:noProof/>
          <w:kern w:val="2"/>
          <w:sz w:val="24"/>
          <w:szCs w:val="24"/>
          <w:lang w:eastAsia="en-US"/>
          <w14:ligatures w14:val="standardContextual"/>
        </w:rPr>
      </w:pPr>
      <w:hyperlink w:anchor="_Toc208517832" w:history="1">
        <w:r w:rsidRPr="00D3093C">
          <w:rPr>
            <w:rStyle w:val="Hyperlink"/>
            <w:noProof/>
          </w:rPr>
          <w:t>3.2</w:t>
        </w:r>
        <w:r>
          <w:rPr>
            <w:rFonts w:asciiTheme="minorHAnsi" w:eastAsiaTheme="minorEastAsia" w:hAnsiTheme="minorHAnsi" w:cstheme="minorBidi"/>
            <w:noProof/>
            <w:kern w:val="2"/>
            <w:sz w:val="24"/>
            <w:szCs w:val="24"/>
            <w:lang w:eastAsia="en-US"/>
            <w14:ligatures w14:val="standardContextual"/>
          </w:rPr>
          <w:tab/>
        </w:r>
        <w:r w:rsidRPr="00D3093C">
          <w:rPr>
            <w:rStyle w:val="Hyperlink"/>
            <w:noProof/>
          </w:rPr>
          <w:t>Scenario: Error upon DB Import to GL Transaction Interface (Staging)</w:t>
        </w:r>
        <w:r>
          <w:rPr>
            <w:noProof/>
            <w:webHidden/>
          </w:rPr>
          <w:tab/>
        </w:r>
        <w:r>
          <w:rPr>
            <w:noProof/>
            <w:webHidden/>
          </w:rPr>
          <w:fldChar w:fldCharType="begin"/>
        </w:r>
        <w:r>
          <w:rPr>
            <w:noProof/>
            <w:webHidden/>
          </w:rPr>
          <w:instrText xml:space="preserve"> PAGEREF _Toc208517832 \h </w:instrText>
        </w:r>
        <w:r>
          <w:rPr>
            <w:noProof/>
            <w:webHidden/>
          </w:rPr>
        </w:r>
        <w:r>
          <w:rPr>
            <w:noProof/>
            <w:webHidden/>
          </w:rPr>
          <w:fldChar w:fldCharType="separate"/>
        </w:r>
        <w:r>
          <w:rPr>
            <w:noProof/>
            <w:webHidden/>
          </w:rPr>
          <w:t>8</w:t>
        </w:r>
        <w:r>
          <w:rPr>
            <w:noProof/>
            <w:webHidden/>
          </w:rPr>
          <w:fldChar w:fldCharType="end"/>
        </w:r>
      </w:hyperlink>
    </w:p>
    <w:p w14:paraId="3467AB58" w14:textId="528F200A" w:rsidR="00676A69" w:rsidRDefault="00676A69">
      <w:pPr>
        <w:pStyle w:val="TOC2"/>
        <w:tabs>
          <w:tab w:val="left" w:pos="2549"/>
        </w:tabs>
        <w:rPr>
          <w:rFonts w:asciiTheme="minorHAnsi" w:eastAsiaTheme="minorEastAsia" w:hAnsiTheme="minorHAnsi" w:cstheme="minorBidi"/>
          <w:noProof/>
          <w:kern w:val="2"/>
          <w:sz w:val="24"/>
          <w:szCs w:val="24"/>
          <w:lang w:eastAsia="en-US"/>
          <w14:ligatures w14:val="standardContextual"/>
        </w:rPr>
      </w:pPr>
      <w:hyperlink w:anchor="_Toc208517833" w:history="1">
        <w:r w:rsidRPr="00D3093C">
          <w:rPr>
            <w:rStyle w:val="Hyperlink"/>
            <w:noProof/>
          </w:rPr>
          <w:t>3.3</w:t>
        </w:r>
        <w:r>
          <w:rPr>
            <w:rFonts w:asciiTheme="minorHAnsi" w:eastAsiaTheme="minorEastAsia" w:hAnsiTheme="minorHAnsi" w:cstheme="minorBidi"/>
            <w:noProof/>
            <w:kern w:val="2"/>
            <w:sz w:val="24"/>
            <w:szCs w:val="24"/>
            <w:lang w:eastAsia="en-US"/>
            <w14:ligatures w14:val="standardContextual"/>
          </w:rPr>
          <w:tab/>
        </w:r>
        <w:r w:rsidRPr="00D3093C">
          <w:rPr>
            <w:rStyle w:val="Hyperlink"/>
            <w:noProof/>
          </w:rPr>
          <w:t>Scenario: Successful import with Interface error.</w:t>
        </w:r>
        <w:r>
          <w:rPr>
            <w:noProof/>
            <w:webHidden/>
          </w:rPr>
          <w:tab/>
        </w:r>
        <w:r>
          <w:rPr>
            <w:noProof/>
            <w:webHidden/>
          </w:rPr>
          <w:fldChar w:fldCharType="begin"/>
        </w:r>
        <w:r>
          <w:rPr>
            <w:noProof/>
            <w:webHidden/>
          </w:rPr>
          <w:instrText xml:space="preserve"> PAGEREF _Toc208517833 \h </w:instrText>
        </w:r>
        <w:r>
          <w:rPr>
            <w:noProof/>
            <w:webHidden/>
          </w:rPr>
        </w:r>
        <w:r>
          <w:rPr>
            <w:noProof/>
            <w:webHidden/>
          </w:rPr>
          <w:fldChar w:fldCharType="separate"/>
        </w:r>
        <w:r>
          <w:rPr>
            <w:noProof/>
            <w:webHidden/>
          </w:rPr>
          <w:t>10</w:t>
        </w:r>
        <w:r>
          <w:rPr>
            <w:noProof/>
            <w:webHidden/>
          </w:rPr>
          <w:fldChar w:fldCharType="end"/>
        </w:r>
      </w:hyperlink>
    </w:p>
    <w:p w14:paraId="42EBE60F" w14:textId="08251B40" w:rsidR="00941EF9" w:rsidRDefault="0035768A">
      <w:pPr>
        <w:rPr>
          <w:b/>
        </w:rPr>
      </w:pPr>
      <w:r>
        <w:rPr>
          <w:b/>
        </w:rPr>
        <w:fldChar w:fldCharType="end"/>
      </w:r>
    </w:p>
    <w:p w14:paraId="42EBE610" w14:textId="77777777" w:rsidR="004C4295" w:rsidRDefault="004C4295">
      <w:pPr>
        <w:rPr>
          <w:b/>
        </w:rPr>
      </w:pPr>
    </w:p>
    <w:p w14:paraId="42EBE611" w14:textId="77777777" w:rsidR="004B4E51" w:rsidRPr="004B4E51" w:rsidRDefault="004B4E51" w:rsidP="004B4E51">
      <w:pPr>
        <w:pStyle w:val="BodyText"/>
      </w:pPr>
      <w:bookmarkStart w:id="3" w:name="_Toc425135096"/>
      <w:bookmarkStart w:id="4" w:name="_Toc427479840"/>
      <w:bookmarkStart w:id="5" w:name="_Toc270506216"/>
    </w:p>
    <w:p w14:paraId="42EBE612" w14:textId="0CAB1325" w:rsidR="00FF7C10" w:rsidRDefault="001704F7" w:rsidP="00FF7C10">
      <w:pPr>
        <w:pStyle w:val="Heading1"/>
      </w:pPr>
      <w:bookmarkStart w:id="6" w:name="_Toc208517827"/>
      <w:r>
        <w:lastRenderedPageBreak/>
        <w:t xml:space="preserve">Custom </w:t>
      </w:r>
      <w:r w:rsidR="00E505C3">
        <w:t>Interface</w:t>
      </w:r>
      <w:r w:rsidR="008942CB">
        <w:t xml:space="preserve"> Unit</w:t>
      </w:r>
      <w:r w:rsidR="00FF7C10">
        <w:t xml:space="preserve"> </w:t>
      </w:r>
      <w:r w:rsidR="004D33E1">
        <w:t>Test Sum</w:t>
      </w:r>
      <w:r w:rsidR="003A465B">
        <w:t>m</w:t>
      </w:r>
      <w:r w:rsidR="004D33E1">
        <w:t>ary Results</w:t>
      </w:r>
      <w:bookmarkEnd w:id="6"/>
    </w:p>
    <w:p w14:paraId="0A7B14AF" w14:textId="77E8E0CE" w:rsidR="009320A3" w:rsidRPr="008B77A2" w:rsidRDefault="0063497C" w:rsidP="008B77A2">
      <w:pPr>
        <w:pStyle w:val="BodyText"/>
        <w:spacing w:before="0" w:after="0"/>
        <w:ind w:left="720"/>
      </w:pPr>
      <w:r w:rsidRPr="008B77A2">
        <w:t>The</w:t>
      </w:r>
      <w:r w:rsidR="004D33E1" w:rsidRPr="008B77A2">
        <w:t xml:space="preserve"> </w:t>
      </w:r>
      <w:bookmarkStart w:id="7" w:name="_Hlk187156823"/>
      <w:r w:rsidR="004D33E1" w:rsidRPr="008B77A2">
        <w:t xml:space="preserve">Custom </w:t>
      </w:r>
      <w:r w:rsidR="00E505C3">
        <w:t>Interface</w:t>
      </w:r>
      <w:bookmarkEnd w:id="7"/>
      <w:r w:rsidR="008942CB" w:rsidRPr="008B77A2">
        <w:t xml:space="preserve"> Unit</w:t>
      </w:r>
      <w:r w:rsidR="004D33E1" w:rsidRPr="008B77A2">
        <w:t xml:space="preserve"> Test Results consolidate the findings from </w:t>
      </w:r>
      <w:r w:rsidR="0086097C" w:rsidRPr="008B77A2">
        <w:t>the specifications written in</w:t>
      </w:r>
      <w:r w:rsidR="008F79A6">
        <w:t xml:space="preserve"> </w:t>
      </w:r>
      <w:r w:rsidR="006819A2" w:rsidRPr="006819A2">
        <w:t>SONH_ANA-050+DES-020_</w:t>
      </w:r>
      <w:r w:rsidR="00EA3B0F">
        <w:t xml:space="preserve">GL </w:t>
      </w:r>
      <w:r w:rsidR="009C3367">
        <w:t>Transaction Interface</w:t>
      </w:r>
      <w:r w:rsidR="00DA4FF8">
        <w:t xml:space="preserve">. </w:t>
      </w:r>
      <w:r w:rsidR="00091F7A">
        <w:t xml:space="preserve">In this section, the summary results are presented for the overall Custom </w:t>
      </w:r>
      <w:r w:rsidR="00E505C3">
        <w:t>Interface</w:t>
      </w:r>
      <w:r w:rsidR="00091F7A">
        <w:t xml:space="preserve"> Unit Test.</w:t>
      </w:r>
    </w:p>
    <w:p w14:paraId="1A070A66" w14:textId="77777777" w:rsidR="00D66745" w:rsidRDefault="00D66745" w:rsidP="0086097C">
      <w:pPr>
        <w:pStyle w:val="BodyText"/>
        <w:ind w:left="720"/>
      </w:pPr>
    </w:p>
    <w:p w14:paraId="42EBE614" w14:textId="77777777" w:rsidR="004D33E1" w:rsidRDefault="004D33E1" w:rsidP="004D33E1">
      <w:pPr>
        <w:pStyle w:val="Heading2"/>
      </w:pPr>
      <w:bookmarkStart w:id="8" w:name="_Toc208517828"/>
      <w:r>
        <w:t>Unit Test Summary</w:t>
      </w:r>
      <w:bookmarkEnd w:id="8"/>
    </w:p>
    <w:p w14:paraId="42EBE616" w14:textId="77777777" w:rsidR="0063497C" w:rsidRPr="0063497C" w:rsidRDefault="0063497C" w:rsidP="00D66745">
      <w:pPr>
        <w:pStyle w:val="BodyText"/>
        <w:ind w:left="720"/>
      </w:pPr>
      <w:r>
        <w:t>The following results summarize the counts and percentages for Unit Test:</w:t>
      </w:r>
    </w:p>
    <w:tbl>
      <w:tblPr>
        <w:tblStyle w:val="InforTable0"/>
        <w:tblW w:w="9960" w:type="dxa"/>
        <w:tblLook w:val="04A0" w:firstRow="1" w:lastRow="0" w:firstColumn="1" w:lastColumn="0" w:noHBand="0" w:noVBand="1"/>
      </w:tblPr>
      <w:tblGrid>
        <w:gridCol w:w="1660"/>
        <w:gridCol w:w="1660"/>
        <w:gridCol w:w="1660"/>
        <w:gridCol w:w="1660"/>
        <w:gridCol w:w="1660"/>
        <w:gridCol w:w="1660"/>
      </w:tblGrid>
      <w:tr w:rsidR="0063497C" w:rsidRPr="004D33E1" w14:paraId="42EBE61D" w14:textId="77777777" w:rsidTr="002F1750">
        <w:trPr>
          <w:cnfStyle w:val="100000000000" w:firstRow="1" w:lastRow="0" w:firstColumn="0" w:lastColumn="0" w:oddVBand="0" w:evenVBand="0" w:oddHBand="0" w:evenHBand="0" w:firstRowFirstColumn="0" w:firstRowLastColumn="0" w:lastRowFirstColumn="0" w:lastRowLastColumn="0"/>
          <w:trHeight w:val="480"/>
        </w:trPr>
        <w:tc>
          <w:tcPr>
            <w:tcW w:w="1660" w:type="dxa"/>
            <w:hideMark/>
          </w:tcPr>
          <w:p w14:paraId="42EBE617" w14:textId="77777777" w:rsidR="0063497C" w:rsidRPr="004D33E1" w:rsidRDefault="0063497C" w:rsidP="002F1750">
            <w:pPr>
              <w:jc w:val="center"/>
              <w:rPr>
                <w:rFonts w:cs="Arial"/>
                <w:bCs/>
                <w:color w:val="FFFFFF"/>
                <w:sz w:val="18"/>
                <w:szCs w:val="18"/>
                <w:lang w:eastAsia="en-US"/>
              </w:rPr>
            </w:pPr>
            <w:r w:rsidRPr="004D33E1">
              <w:rPr>
                <w:rFonts w:cs="Arial"/>
                <w:bCs/>
                <w:color w:val="FFFFFF"/>
                <w:sz w:val="18"/>
                <w:szCs w:val="18"/>
                <w:lang w:eastAsia="en-US"/>
              </w:rPr>
              <w:t>Count of Total Tests</w:t>
            </w:r>
          </w:p>
        </w:tc>
        <w:tc>
          <w:tcPr>
            <w:tcW w:w="1660" w:type="dxa"/>
            <w:hideMark/>
          </w:tcPr>
          <w:p w14:paraId="42EBE618" w14:textId="77777777" w:rsidR="0063497C" w:rsidRPr="004D33E1" w:rsidRDefault="0063497C" w:rsidP="002F1750">
            <w:pPr>
              <w:jc w:val="center"/>
              <w:rPr>
                <w:rFonts w:cs="Arial"/>
                <w:bCs/>
                <w:color w:val="FFFFFF"/>
                <w:sz w:val="18"/>
                <w:szCs w:val="18"/>
                <w:lang w:eastAsia="en-US"/>
              </w:rPr>
            </w:pPr>
            <w:r w:rsidRPr="004D33E1">
              <w:rPr>
                <w:rFonts w:cs="Arial"/>
                <w:bCs/>
                <w:color w:val="FFFFFF"/>
                <w:sz w:val="18"/>
                <w:szCs w:val="18"/>
                <w:lang w:eastAsia="en-US"/>
              </w:rPr>
              <w:t>Count of Completed Tests</w:t>
            </w:r>
          </w:p>
        </w:tc>
        <w:tc>
          <w:tcPr>
            <w:tcW w:w="1660" w:type="dxa"/>
            <w:hideMark/>
          </w:tcPr>
          <w:p w14:paraId="42EBE619" w14:textId="77777777" w:rsidR="0063497C" w:rsidRPr="004D33E1" w:rsidRDefault="0063497C" w:rsidP="002F1750">
            <w:pPr>
              <w:jc w:val="center"/>
              <w:rPr>
                <w:rFonts w:cs="Arial"/>
                <w:bCs/>
                <w:color w:val="FFFFFF"/>
                <w:sz w:val="18"/>
                <w:szCs w:val="18"/>
                <w:lang w:eastAsia="en-US"/>
              </w:rPr>
            </w:pPr>
            <w:r w:rsidRPr="004D33E1">
              <w:rPr>
                <w:rFonts w:cs="Arial"/>
                <w:bCs/>
                <w:color w:val="FFFFFF"/>
                <w:sz w:val="18"/>
                <w:szCs w:val="18"/>
                <w:lang w:eastAsia="en-US"/>
              </w:rPr>
              <w:t>% of Completed Tests</w:t>
            </w:r>
          </w:p>
        </w:tc>
        <w:tc>
          <w:tcPr>
            <w:tcW w:w="1660" w:type="dxa"/>
            <w:hideMark/>
          </w:tcPr>
          <w:p w14:paraId="42EBE61A" w14:textId="77777777" w:rsidR="0063497C" w:rsidRPr="004D33E1" w:rsidRDefault="0063497C" w:rsidP="002F1750">
            <w:pPr>
              <w:jc w:val="center"/>
              <w:rPr>
                <w:rFonts w:cs="Arial"/>
                <w:bCs/>
                <w:color w:val="FFFFFF"/>
                <w:sz w:val="18"/>
                <w:szCs w:val="18"/>
                <w:lang w:eastAsia="en-US"/>
              </w:rPr>
            </w:pPr>
            <w:r w:rsidRPr="004D33E1">
              <w:rPr>
                <w:rFonts w:cs="Arial"/>
                <w:bCs/>
                <w:color w:val="FFFFFF"/>
                <w:sz w:val="18"/>
                <w:szCs w:val="18"/>
                <w:lang w:eastAsia="en-US"/>
              </w:rPr>
              <w:t>Count of Passed Tests</w:t>
            </w:r>
          </w:p>
        </w:tc>
        <w:tc>
          <w:tcPr>
            <w:tcW w:w="1660" w:type="dxa"/>
            <w:hideMark/>
          </w:tcPr>
          <w:p w14:paraId="42EBE61B" w14:textId="77777777" w:rsidR="0063497C" w:rsidRPr="004D33E1" w:rsidRDefault="0063497C" w:rsidP="002F1750">
            <w:pPr>
              <w:jc w:val="center"/>
              <w:rPr>
                <w:rFonts w:cs="Arial"/>
                <w:bCs/>
                <w:color w:val="FFFFFF"/>
                <w:sz w:val="18"/>
                <w:szCs w:val="18"/>
                <w:lang w:eastAsia="en-US"/>
              </w:rPr>
            </w:pPr>
            <w:r w:rsidRPr="004D33E1">
              <w:rPr>
                <w:rFonts w:cs="Arial"/>
                <w:bCs/>
                <w:color w:val="FFFFFF"/>
                <w:sz w:val="18"/>
                <w:szCs w:val="18"/>
                <w:lang w:eastAsia="en-US"/>
              </w:rPr>
              <w:t>Count of Failed Tests</w:t>
            </w:r>
          </w:p>
        </w:tc>
        <w:tc>
          <w:tcPr>
            <w:tcW w:w="1660" w:type="dxa"/>
            <w:hideMark/>
          </w:tcPr>
          <w:p w14:paraId="42EBE61C" w14:textId="77777777" w:rsidR="0063497C" w:rsidRPr="004D33E1" w:rsidRDefault="0063497C" w:rsidP="002F1750">
            <w:pPr>
              <w:jc w:val="center"/>
              <w:rPr>
                <w:rFonts w:cs="Arial"/>
                <w:bCs/>
                <w:color w:val="FFFFFF"/>
                <w:sz w:val="18"/>
                <w:szCs w:val="18"/>
                <w:lang w:eastAsia="en-US"/>
              </w:rPr>
            </w:pPr>
            <w:r w:rsidRPr="004D33E1">
              <w:rPr>
                <w:rFonts w:cs="Arial"/>
                <w:bCs/>
                <w:color w:val="FFFFFF"/>
                <w:sz w:val="18"/>
                <w:szCs w:val="18"/>
                <w:lang w:eastAsia="en-US"/>
              </w:rPr>
              <w:t>% of Passed Tests</w:t>
            </w:r>
          </w:p>
        </w:tc>
      </w:tr>
      <w:tr w:rsidR="0063497C" w:rsidRPr="004D33E1" w14:paraId="42EBE624" w14:textId="77777777" w:rsidTr="0088790B">
        <w:trPr>
          <w:cnfStyle w:val="000000100000" w:firstRow="0" w:lastRow="0" w:firstColumn="0" w:lastColumn="0" w:oddVBand="0" w:evenVBand="0" w:oddHBand="1" w:evenHBand="0" w:firstRowFirstColumn="0" w:firstRowLastColumn="0" w:lastRowFirstColumn="0" w:lastRowLastColumn="0"/>
          <w:trHeight w:val="300"/>
        </w:trPr>
        <w:tc>
          <w:tcPr>
            <w:tcW w:w="1660" w:type="dxa"/>
            <w:noWrap/>
          </w:tcPr>
          <w:p w14:paraId="42EBE61E" w14:textId="6523EE19" w:rsidR="0063497C" w:rsidRPr="00F92DDA" w:rsidRDefault="00EF2580" w:rsidP="002F1750">
            <w:pPr>
              <w:jc w:val="center"/>
              <w:rPr>
                <w:rFonts w:cs="Arial"/>
                <w:sz w:val="18"/>
                <w:szCs w:val="18"/>
                <w:lang w:eastAsia="en-US"/>
              </w:rPr>
            </w:pPr>
            <w:r>
              <w:rPr>
                <w:rFonts w:cs="Arial"/>
                <w:sz w:val="18"/>
                <w:szCs w:val="18"/>
                <w:lang w:eastAsia="en-US"/>
              </w:rPr>
              <w:t>3</w:t>
            </w:r>
          </w:p>
        </w:tc>
        <w:tc>
          <w:tcPr>
            <w:tcW w:w="1660" w:type="dxa"/>
            <w:noWrap/>
          </w:tcPr>
          <w:p w14:paraId="42EBE61F" w14:textId="745788C0" w:rsidR="0063497C" w:rsidRPr="00F92DDA" w:rsidRDefault="00EF2580" w:rsidP="002F1750">
            <w:pPr>
              <w:jc w:val="center"/>
              <w:rPr>
                <w:rFonts w:cs="Arial"/>
                <w:sz w:val="18"/>
                <w:szCs w:val="18"/>
                <w:lang w:eastAsia="en-US"/>
              </w:rPr>
            </w:pPr>
            <w:r>
              <w:rPr>
                <w:rFonts w:cs="Arial"/>
                <w:sz w:val="18"/>
                <w:szCs w:val="18"/>
                <w:lang w:eastAsia="en-US"/>
              </w:rPr>
              <w:t>3</w:t>
            </w:r>
          </w:p>
        </w:tc>
        <w:tc>
          <w:tcPr>
            <w:tcW w:w="1660" w:type="dxa"/>
            <w:noWrap/>
          </w:tcPr>
          <w:p w14:paraId="42EBE620" w14:textId="4E7C624C" w:rsidR="0063497C" w:rsidRPr="00F92DDA" w:rsidRDefault="001F6983" w:rsidP="002F1750">
            <w:pPr>
              <w:jc w:val="center"/>
              <w:rPr>
                <w:rFonts w:cs="Arial"/>
                <w:sz w:val="18"/>
                <w:szCs w:val="18"/>
                <w:lang w:eastAsia="en-US"/>
              </w:rPr>
            </w:pPr>
            <w:r>
              <w:rPr>
                <w:rFonts w:cs="Arial"/>
                <w:sz w:val="18"/>
                <w:szCs w:val="18"/>
                <w:lang w:eastAsia="en-US"/>
              </w:rPr>
              <w:t>100%</w:t>
            </w:r>
          </w:p>
        </w:tc>
        <w:tc>
          <w:tcPr>
            <w:tcW w:w="1660" w:type="dxa"/>
            <w:noWrap/>
          </w:tcPr>
          <w:p w14:paraId="42EBE621" w14:textId="22486227" w:rsidR="0063497C" w:rsidRPr="00F92DDA" w:rsidRDefault="00814999" w:rsidP="002F1750">
            <w:pPr>
              <w:jc w:val="center"/>
              <w:rPr>
                <w:rFonts w:cs="Arial"/>
                <w:sz w:val="18"/>
                <w:szCs w:val="18"/>
                <w:lang w:eastAsia="en-US"/>
              </w:rPr>
            </w:pPr>
            <w:r>
              <w:rPr>
                <w:rFonts w:cs="Arial"/>
                <w:sz w:val="18"/>
                <w:szCs w:val="18"/>
                <w:lang w:eastAsia="en-US"/>
              </w:rPr>
              <w:t>3</w:t>
            </w:r>
          </w:p>
        </w:tc>
        <w:tc>
          <w:tcPr>
            <w:tcW w:w="1660" w:type="dxa"/>
            <w:noWrap/>
          </w:tcPr>
          <w:p w14:paraId="42EBE622" w14:textId="334D8CD9" w:rsidR="0063497C" w:rsidRPr="00F92DDA" w:rsidRDefault="001F6983" w:rsidP="002F1750">
            <w:pPr>
              <w:jc w:val="center"/>
              <w:rPr>
                <w:rFonts w:cs="Arial"/>
                <w:sz w:val="18"/>
                <w:szCs w:val="18"/>
                <w:lang w:eastAsia="en-US"/>
              </w:rPr>
            </w:pPr>
            <w:r>
              <w:rPr>
                <w:rFonts w:cs="Arial"/>
                <w:sz w:val="18"/>
                <w:szCs w:val="18"/>
                <w:lang w:eastAsia="en-US"/>
              </w:rPr>
              <w:t>0</w:t>
            </w:r>
          </w:p>
        </w:tc>
        <w:tc>
          <w:tcPr>
            <w:tcW w:w="1660" w:type="dxa"/>
            <w:noWrap/>
          </w:tcPr>
          <w:p w14:paraId="42EBE623" w14:textId="1928EA3A" w:rsidR="0063497C" w:rsidRPr="00F92DDA" w:rsidRDefault="001F6983" w:rsidP="002F1750">
            <w:pPr>
              <w:jc w:val="center"/>
              <w:rPr>
                <w:rFonts w:cs="Arial"/>
                <w:sz w:val="18"/>
                <w:szCs w:val="18"/>
                <w:lang w:eastAsia="en-US"/>
              </w:rPr>
            </w:pPr>
            <w:r>
              <w:rPr>
                <w:rFonts w:cs="Arial"/>
                <w:sz w:val="18"/>
                <w:szCs w:val="18"/>
                <w:lang w:eastAsia="en-US"/>
              </w:rPr>
              <w:t>100%</w:t>
            </w:r>
          </w:p>
        </w:tc>
      </w:tr>
    </w:tbl>
    <w:p w14:paraId="42EBE625" w14:textId="77777777" w:rsidR="0063497C" w:rsidRDefault="0063497C" w:rsidP="0063497C">
      <w:pPr>
        <w:pStyle w:val="BodyText"/>
      </w:pPr>
    </w:p>
    <w:p w14:paraId="42EBE626" w14:textId="2A63272E" w:rsidR="0063497C" w:rsidRDefault="00D66745" w:rsidP="00D66745">
      <w:pPr>
        <w:pStyle w:val="Heading2"/>
      </w:pPr>
      <w:bookmarkStart w:id="9" w:name="_Toc208517829"/>
      <w:r>
        <w:t>Test Scenarios</w:t>
      </w:r>
      <w:bookmarkEnd w:id="9"/>
    </w:p>
    <w:tbl>
      <w:tblPr>
        <w:tblStyle w:val="InforTable0"/>
        <w:tblW w:w="10102" w:type="dxa"/>
        <w:tblInd w:w="-5" w:type="dxa"/>
        <w:tblLook w:val="04A0" w:firstRow="1" w:lastRow="0" w:firstColumn="1" w:lastColumn="0" w:noHBand="0" w:noVBand="1"/>
      </w:tblPr>
      <w:tblGrid>
        <w:gridCol w:w="977"/>
        <w:gridCol w:w="5508"/>
        <w:gridCol w:w="1530"/>
        <w:gridCol w:w="1172"/>
        <w:gridCol w:w="915"/>
      </w:tblGrid>
      <w:tr w:rsidR="002C48CE" w:rsidRPr="00FE50F8" w14:paraId="43010D77" w14:textId="217404D6" w:rsidTr="002C48CE">
        <w:trPr>
          <w:cnfStyle w:val="100000000000" w:firstRow="1" w:lastRow="0" w:firstColumn="0" w:lastColumn="0" w:oddVBand="0" w:evenVBand="0" w:oddHBand="0" w:evenHBand="0" w:firstRowFirstColumn="0" w:firstRowLastColumn="0" w:lastRowFirstColumn="0" w:lastRowLastColumn="0"/>
          <w:trHeight w:val="480"/>
        </w:trPr>
        <w:tc>
          <w:tcPr>
            <w:tcW w:w="977" w:type="dxa"/>
          </w:tcPr>
          <w:p w14:paraId="2AACF832" w14:textId="1DCAC7FD" w:rsidR="002C48CE" w:rsidRPr="00FE50F8" w:rsidRDefault="002C48CE" w:rsidP="00FE50F8">
            <w:pPr>
              <w:jc w:val="center"/>
              <w:rPr>
                <w:bCs/>
                <w:color w:val="FFFFFF"/>
                <w:sz w:val="18"/>
                <w:szCs w:val="18"/>
                <w:lang w:eastAsia="en-US"/>
              </w:rPr>
            </w:pPr>
            <w:r>
              <w:rPr>
                <w:bCs/>
                <w:color w:val="FFFFFF"/>
                <w:sz w:val="18"/>
                <w:szCs w:val="18"/>
                <w:lang w:eastAsia="en-US"/>
              </w:rPr>
              <w:t>Scenario #</w:t>
            </w:r>
          </w:p>
        </w:tc>
        <w:tc>
          <w:tcPr>
            <w:tcW w:w="5508" w:type="dxa"/>
            <w:hideMark/>
          </w:tcPr>
          <w:p w14:paraId="70BEEB04" w14:textId="4C9C7E7A" w:rsidR="002C48CE" w:rsidRPr="00FE50F8" w:rsidRDefault="002C48CE" w:rsidP="00FE50F8">
            <w:pPr>
              <w:jc w:val="center"/>
              <w:rPr>
                <w:rFonts w:ascii="Times New Roman" w:hAnsi="Times New Roman"/>
                <w:sz w:val="18"/>
                <w:szCs w:val="18"/>
                <w:lang w:val="en-PH" w:eastAsia="en-PH"/>
              </w:rPr>
            </w:pPr>
            <w:r w:rsidRPr="00FE50F8">
              <w:rPr>
                <w:bCs/>
                <w:color w:val="FFFFFF"/>
                <w:sz w:val="18"/>
                <w:szCs w:val="18"/>
                <w:lang w:eastAsia="en-US"/>
              </w:rPr>
              <w:t>Test Scenario</w:t>
            </w:r>
          </w:p>
        </w:tc>
        <w:tc>
          <w:tcPr>
            <w:tcW w:w="1530" w:type="dxa"/>
            <w:hideMark/>
          </w:tcPr>
          <w:p w14:paraId="674AFE0C" w14:textId="7255540C" w:rsidR="002C48CE" w:rsidRPr="00FE50F8" w:rsidRDefault="002C48CE" w:rsidP="00FE50F8">
            <w:pPr>
              <w:jc w:val="center"/>
              <w:rPr>
                <w:rFonts w:cs="Arial"/>
                <w:bCs/>
                <w:color w:val="FFFFFF"/>
                <w:sz w:val="18"/>
                <w:szCs w:val="18"/>
                <w:lang w:eastAsia="en-US"/>
              </w:rPr>
            </w:pPr>
            <w:r>
              <w:rPr>
                <w:bCs/>
                <w:color w:val="FFFFFF"/>
                <w:sz w:val="18"/>
                <w:szCs w:val="18"/>
                <w:lang w:eastAsia="en-US"/>
              </w:rPr>
              <w:t xml:space="preserve">Infor </w:t>
            </w:r>
            <w:r w:rsidRPr="00FE50F8">
              <w:rPr>
                <w:bCs/>
                <w:color w:val="FFFFFF"/>
                <w:sz w:val="18"/>
                <w:szCs w:val="18"/>
                <w:lang w:eastAsia="en-US"/>
              </w:rPr>
              <w:t>Test Result</w:t>
            </w:r>
          </w:p>
        </w:tc>
        <w:tc>
          <w:tcPr>
            <w:tcW w:w="1172" w:type="dxa"/>
          </w:tcPr>
          <w:p w14:paraId="41515AA7" w14:textId="233322B5" w:rsidR="002C48CE" w:rsidRDefault="002C48CE" w:rsidP="00FE50F8">
            <w:pPr>
              <w:jc w:val="center"/>
              <w:rPr>
                <w:bCs/>
                <w:color w:val="FFFFFF"/>
                <w:sz w:val="18"/>
                <w:szCs w:val="18"/>
                <w:lang w:eastAsia="en-US"/>
              </w:rPr>
            </w:pPr>
            <w:r>
              <w:rPr>
                <w:bCs/>
                <w:color w:val="FFFFFF"/>
                <w:sz w:val="18"/>
                <w:szCs w:val="18"/>
                <w:lang w:eastAsia="en-US"/>
              </w:rPr>
              <w:t>SONH Test Result</w:t>
            </w:r>
          </w:p>
        </w:tc>
        <w:tc>
          <w:tcPr>
            <w:tcW w:w="915" w:type="dxa"/>
          </w:tcPr>
          <w:p w14:paraId="7AEA4B7F" w14:textId="5247497C" w:rsidR="002C48CE" w:rsidRDefault="002C48CE" w:rsidP="00FE50F8">
            <w:pPr>
              <w:jc w:val="center"/>
              <w:rPr>
                <w:bCs/>
                <w:color w:val="FFFFFF"/>
                <w:sz w:val="18"/>
                <w:szCs w:val="18"/>
                <w:lang w:eastAsia="en-US"/>
              </w:rPr>
            </w:pPr>
            <w:r>
              <w:rPr>
                <w:bCs/>
                <w:color w:val="FFFFFF"/>
                <w:sz w:val="18"/>
                <w:szCs w:val="18"/>
                <w:lang w:eastAsia="en-US"/>
              </w:rPr>
              <w:t>SONH Tester</w:t>
            </w:r>
          </w:p>
        </w:tc>
      </w:tr>
      <w:tr w:rsidR="002C48CE" w:rsidRPr="00FE50F8" w14:paraId="098B89DE" w14:textId="275E4AE9" w:rsidTr="002C48CE">
        <w:trPr>
          <w:cnfStyle w:val="000000100000" w:firstRow="0" w:lastRow="0" w:firstColumn="0" w:lastColumn="0" w:oddVBand="0" w:evenVBand="0" w:oddHBand="1" w:evenHBand="0" w:firstRowFirstColumn="0" w:firstRowLastColumn="0" w:lastRowFirstColumn="0" w:lastRowLastColumn="0"/>
          <w:trHeight w:val="345"/>
        </w:trPr>
        <w:tc>
          <w:tcPr>
            <w:tcW w:w="977" w:type="dxa"/>
          </w:tcPr>
          <w:p w14:paraId="04FA6024" w14:textId="0C7F22C7" w:rsidR="002C48CE" w:rsidRPr="00FE50F8" w:rsidRDefault="002C48CE" w:rsidP="00FE50F8">
            <w:pPr>
              <w:pStyle w:val="BodyText"/>
              <w:ind w:left="0"/>
              <w:rPr>
                <w:sz w:val="18"/>
                <w:szCs w:val="18"/>
              </w:rPr>
            </w:pPr>
            <w:r>
              <w:rPr>
                <w:sz w:val="18"/>
                <w:szCs w:val="18"/>
              </w:rPr>
              <w:t>3.1</w:t>
            </w:r>
          </w:p>
        </w:tc>
        <w:tc>
          <w:tcPr>
            <w:tcW w:w="5508" w:type="dxa"/>
            <w:noWrap/>
          </w:tcPr>
          <w:p w14:paraId="63CB4B50" w14:textId="6E22E337" w:rsidR="002C48CE" w:rsidRPr="00FE50F8" w:rsidRDefault="002C48CE" w:rsidP="00FE50F8">
            <w:pPr>
              <w:pStyle w:val="BodyText"/>
              <w:ind w:left="0"/>
              <w:rPr>
                <w:sz w:val="18"/>
                <w:szCs w:val="18"/>
              </w:rPr>
            </w:pPr>
            <w:r w:rsidRPr="00FE50F8">
              <w:rPr>
                <w:sz w:val="18"/>
                <w:szCs w:val="18"/>
              </w:rPr>
              <w:t xml:space="preserve">Successful Import and Interface of </w:t>
            </w:r>
            <w:r w:rsidR="00F93D1A">
              <w:rPr>
                <w:sz w:val="18"/>
                <w:szCs w:val="18"/>
              </w:rPr>
              <w:t>GL Transactions</w:t>
            </w:r>
          </w:p>
        </w:tc>
        <w:tc>
          <w:tcPr>
            <w:tcW w:w="1530" w:type="dxa"/>
            <w:noWrap/>
          </w:tcPr>
          <w:p w14:paraId="091519CD" w14:textId="05C0A4E2" w:rsidR="002C48CE" w:rsidRPr="00FE50F8" w:rsidRDefault="002C48CE" w:rsidP="00FE50F8">
            <w:pPr>
              <w:jc w:val="center"/>
              <w:rPr>
                <w:color w:val="00B050"/>
                <w:sz w:val="18"/>
                <w:szCs w:val="18"/>
              </w:rPr>
            </w:pPr>
            <w:r w:rsidRPr="00FE50F8">
              <w:rPr>
                <w:color w:val="00B050"/>
                <w:sz w:val="18"/>
                <w:szCs w:val="18"/>
              </w:rPr>
              <w:t>PASS</w:t>
            </w:r>
          </w:p>
        </w:tc>
        <w:tc>
          <w:tcPr>
            <w:tcW w:w="1172" w:type="dxa"/>
          </w:tcPr>
          <w:p w14:paraId="48529F29" w14:textId="77777777" w:rsidR="002C48CE" w:rsidRPr="00FE50F8" w:rsidRDefault="002C48CE" w:rsidP="00FE50F8">
            <w:pPr>
              <w:jc w:val="center"/>
              <w:rPr>
                <w:color w:val="00B050"/>
                <w:sz w:val="18"/>
                <w:szCs w:val="18"/>
              </w:rPr>
            </w:pPr>
          </w:p>
        </w:tc>
        <w:tc>
          <w:tcPr>
            <w:tcW w:w="915" w:type="dxa"/>
          </w:tcPr>
          <w:p w14:paraId="676CA73B" w14:textId="77777777" w:rsidR="002C48CE" w:rsidRPr="00FE50F8" w:rsidRDefault="002C48CE" w:rsidP="00FE50F8">
            <w:pPr>
              <w:jc w:val="center"/>
              <w:rPr>
                <w:color w:val="00B050"/>
                <w:sz w:val="18"/>
                <w:szCs w:val="18"/>
              </w:rPr>
            </w:pPr>
          </w:p>
        </w:tc>
      </w:tr>
      <w:tr w:rsidR="002C48CE" w:rsidRPr="00FE50F8" w14:paraId="2FF2B401" w14:textId="5C22AEBA" w:rsidTr="002C48CE">
        <w:trPr>
          <w:cnfStyle w:val="000000010000" w:firstRow="0" w:lastRow="0" w:firstColumn="0" w:lastColumn="0" w:oddVBand="0" w:evenVBand="0" w:oddHBand="0" w:evenHBand="1" w:firstRowFirstColumn="0" w:firstRowLastColumn="0" w:lastRowFirstColumn="0" w:lastRowLastColumn="0"/>
          <w:trHeight w:val="300"/>
        </w:trPr>
        <w:tc>
          <w:tcPr>
            <w:tcW w:w="977" w:type="dxa"/>
          </w:tcPr>
          <w:p w14:paraId="33947719" w14:textId="6C3BB23A" w:rsidR="002C48CE" w:rsidRPr="004D541D" w:rsidRDefault="002C48CE" w:rsidP="00FE50F8">
            <w:pPr>
              <w:pStyle w:val="BodyText"/>
              <w:ind w:left="0"/>
              <w:rPr>
                <w:rFonts w:cs="Arial"/>
                <w:sz w:val="18"/>
                <w:szCs w:val="18"/>
                <w:lang w:eastAsia="en-US"/>
              </w:rPr>
            </w:pPr>
            <w:r>
              <w:rPr>
                <w:rFonts w:cs="Arial"/>
                <w:sz w:val="18"/>
                <w:szCs w:val="18"/>
                <w:lang w:eastAsia="en-US"/>
              </w:rPr>
              <w:t>3.2</w:t>
            </w:r>
          </w:p>
        </w:tc>
        <w:tc>
          <w:tcPr>
            <w:tcW w:w="5508" w:type="dxa"/>
            <w:noWrap/>
          </w:tcPr>
          <w:p w14:paraId="7582556C" w14:textId="42ECA53F" w:rsidR="004D18EF" w:rsidRPr="00FE50F8" w:rsidRDefault="00CE6181" w:rsidP="00FE50F8">
            <w:pPr>
              <w:pStyle w:val="BodyText"/>
              <w:ind w:left="0"/>
              <w:rPr>
                <w:rFonts w:cs="Arial"/>
                <w:sz w:val="18"/>
                <w:szCs w:val="18"/>
                <w:lang w:eastAsia="en-US"/>
              </w:rPr>
            </w:pPr>
            <w:r>
              <w:rPr>
                <w:rFonts w:cs="Arial"/>
                <w:sz w:val="18"/>
                <w:szCs w:val="18"/>
                <w:lang w:eastAsia="en-US"/>
              </w:rPr>
              <w:t>Error upon DB Import to GL</w:t>
            </w:r>
            <w:r w:rsidR="004D576E">
              <w:rPr>
                <w:rFonts w:cs="Arial"/>
                <w:sz w:val="18"/>
                <w:szCs w:val="18"/>
                <w:lang w:eastAsia="en-US"/>
              </w:rPr>
              <w:t xml:space="preserve"> Transaction Interface (Staging)</w:t>
            </w:r>
          </w:p>
        </w:tc>
        <w:tc>
          <w:tcPr>
            <w:tcW w:w="1530" w:type="dxa"/>
            <w:noWrap/>
          </w:tcPr>
          <w:p w14:paraId="24140AE5" w14:textId="45150B69" w:rsidR="002C48CE" w:rsidRPr="00FE50F8" w:rsidRDefault="002C48CE" w:rsidP="00FE50F8">
            <w:pPr>
              <w:jc w:val="center"/>
              <w:rPr>
                <w:color w:val="00B050"/>
                <w:sz w:val="18"/>
                <w:szCs w:val="18"/>
              </w:rPr>
            </w:pPr>
            <w:r w:rsidRPr="00FE50F8">
              <w:rPr>
                <w:color w:val="00B050"/>
                <w:sz w:val="18"/>
                <w:szCs w:val="18"/>
              </w:rPr>
              <w:t>PASS</w:t>
            </w:r>
          </w:p>
        </w:tc>
        <w:tc>
          <w:tcPr>
            <w:tcW w:w="1172" w:type="dxa"/>
          </w:tcPr>
          <w:p w14:paraId="753880AD" w14:textId="77777777" w:rsidR="002C48CE" w:rsidRPr="00FE50F8" w:rsidRDefault="002C48CE" w:rsidP="00FE50F8">
            <w:pPr>
              <w:jc w:val="center"/>
              <w:rPr>
                <w:color w:val="00B050"/>
                <w:sz w:val="18"/>
                <w:szCs w:val="18"/>
              </w:rPr>
            </w:pPr>
          </w:p>
        </w:tc>
        <w:tc>
          <w:tcPr>
            <w:tcW w:w="915" w:type="dxa"/>
          </w:tcPr>
          <w:p w14:paraId="3995F9AD" w14:textId="77777777" w:rsidR="002C48CE" w:rsidRPr="00FE50F8" w:rsidRDefault="002C48CE" w:rsidP="00FE50F8">
            <w:pPr>
              <w:jc w:val="center"/>
              <w:rPr>
                <w:color w:val="00B050"/>
                <w:sz w:val="18"/>
                <w:szCs w:val="18"/>
              </w:rPr>
            </w:pPr>
          </w:p>
        </w:tc>
      </w:tr>
      <w:tr w:rsidR="002C48CE" w:rsidRPr="00FE50F8" w14:paraId="77423EAE" w14:textId="1C86DC6F" w:rsidTr="00814999">
        <w:trPr>
          <w:cnfStyle w:val="000000100000" w:firstRow="0" w:lastRow="0" w:firstColumn="0" w:lastColumn="0" w:oddVBand="0" w:evenVBand="0" w:oddHBand="1" w:evenHBand="0" w:firstRowFirstColumn="0" w:firstRowLastColumn="0" w:lastRowFirstColumn="0" w:lastRowLastColumn="0"/>
          <w:trHeight w:val="557"/>
        </w:trPr>
        <w:tc>
          <w:tcPr>
            <w:tcW w:w="977" w:type="dxa"/>
          </w:tcPr>
          <w:p w14:paraId="0A3A5EB7" w14:textId="5E32C5F5" w:rsidR="002C48CE" w:rsidRPr="004D541D" w:rsidRDefault="002C48CE" w:rsidP="00FE50F8">
            <w:pPr>
              <w:textAlignment w:val="baseline"/>
              <w:rPr>
                <w:rFonts w:cs="Arial"/>
                <w:sz w:val="18"/>
                <w:szCs w:val="18"/>
                <w:lang w:eastAsia="en-US"/>
              </w:rPr>
            </w:pPr>
            <w:r>
              <w:rPr>
                <w:rFonts w:cs="Arial"/>
                <w:sz w:val="18"/>
                <w:szCs w:val="18"/>
                <w:lang w:eastAsia="en-US"/>
              </w:rPr>
              <w:t>3.3</w:t>
            </w:r>
          </w:p>
        </w:tc>
        <w:tc>
          <w:tcPr>
            <w:tcW w:w="5508" w:type="dxa"/>
            <w:noWrap/>
          </w:tcPr>
          <w:p w14:paraId="6E594CD8" w14:textId="3A0753CD" w:rsidR="002C48CE" w:rsidRPr="00FE50F8" w:rsidRDefault="0072188C" w:rsidP="004D18EF">
            <w:pPr>
              <w:pStyle w:val="BodyText"/>
              <w:ind w:left="0"/>
              <w:rPr>
                <w:rFonts w:cs="Arial"/>
                <w:sz w:val="18"/>
                <w:szCs w:val="18"/>
                <w:lang w:eastAsia="en-US"/>
              </w:rPr>
            </w:pPr>
            <w:r>
              <w:rPr>
                <w:rFonts w:cs="Arial"/>
                <w:sz w:val="18"/>
                <w:szCs w:val="18"/>
                <w:lang w:eastAsia="en-US"/>
              </w:rPr>
              <w:t>Successful Import and with Interface Errors</w:t>
            </w:r>
          </w:p>
        </w:tc>
        <w:tc>
          <w:tcPr>
            <w:tcW w:w="1530" w:type="dxa"/>
            <w:noWrap/>
          </w:tcPr>
          <w:p w14:paraId="72E5DC53" w14:textId="60C8075D" w:rsidR="002C48CE" w:rsidRPr="00FE50F8" w:rsidRDefault="002C48CE" w:rsidP="00FE50F8">
            <w:pPr>
              <w:jc w:val="center"/>
              <w:rPr>
                <w:color w:val="00B050"/>
                <w:sz w:val="18"/>
                <w:szCs w:val="18"/>
              </w:rPr>
            </w:pPr>
            <w:r w:rsidRPr="00FE50F8">
              <w:rPr>
                <w:color w:val="00B050"/>
                <w:sz w:val="18"/>
                <w:szCs w:val="18"/>
              </w:rPr>
              <w:t>PASS</w:t>
            </w:r>
          </w:p>
        </w:tc>
        <w:tc>
          <w:tcPr>
            <w:tcW w:w="1172" w:type="dxa"/>
          </w:tcPr>
          <w:p w14:paraId="752ED7EA" w14:textId="77777777" w:rsidR="002C48CE" w:rsidRPr="00FE50F8" w:rsidRDefault="002C48CE" w:rsidP="00FE50F8">
            <w:pPr>
              <w:jc w:val="center"/>
              <w:rPr>
                <w:color w:val="00B050"/>
                <w:sz w:val="18"/>
                <w:szCs w:val="18"/>
              </w:rPr>
            </w:pPr>
          </w:p>
        </w:tc>
        <w:tc>
          <w:tcPr>
            <w:tcW w:w="915" w:type="dxa"/>
          </w:tcPr>
          <w:p w14:paraId="7CC3440B" w14:textId="77777777" w:rsidR="002C48CE" w:rsidRPr="00FE50F8" w:rsidRDefault="002C48CE" w:rsidP="00FE50F8">
            <w:pPr>
              <w:jc w:val="center"/>
              <w:rPr>
                <w:color w:val="00B050"/>
                <w:sz w:val="18"/>
                <w:szCs w:val="18"/>
              </w:rPr>
            </w:pPr>
          </w:p>
        </w:tc>
      </w:tr>
    </w:tbl>
    <w:p w14:paraId="38E2C8CF" w14:textId="48476344" w:rsidR="00D66745" w:rsidRDefault="00D66745" w:rsidP="00D66745">
      <w:pPr>
        <w:pStyle w:val="BodyText"/>
      </w:pPr>
    </w:p>
    <w:p w14:paraId="75B7FEEB" w14:textId="66473F64" w:rsidR="00BD1B95" w:rsidRDefault="00BD1B95" w:rsidP="00BD1B95">
      <w:pPr>
        <w:pStyle w:val="Heading1"/>
      </w:pPr>
      <w:bookmarkStart w:id="10" w:name="_Toc208517830"/>
      <w:r>
        <w:lastRenderedPageBreak/>
        <w:t xml:space="preserve">Custom </w:t>
      </w:r>
      <w:r w:rsidR="00E505C3">
        <w:t>Interface</w:t>
      </w:r>
      <w:r>
        <w:t xml:space="preserve"> Unit Test Detailed Results</w:t>
      </w:r>
      <w:bookmarkEnd w:id="10"/>
      <w:r>
        <w:t xml:space="preserve"> </w:t>
      </w:r>
    </w:p>
    <w:p w14:paraId="1131FEF3" w14:textId="033F3A71" w:rsidR="00BD1B95" w:rsidRDefault="00BD1B95" w:rsidP="00BD1B95">
      <w:pPr>
        <w:pStyle w:val="BodyText"/>
        <w:ind w:left="720"/>
      </w:pPr>
      <w:r>
        <w:t xml:space="preserve">The Custom </w:t>
      </w:r>
      <w:r w:rsidR="00E505C3">
        <w:t>Interface</w:t>
      </w:r>
      <w:r>
        <w:t xml:space="preserve"> </w:t>
      </w:r>
      <w:r w:rsidR="00A304A7">
        <w:t xml:space="preserve">Unit Test Detailed Results provide the results </w:t>
      </w:r>
      <w:r w:rsidR="00651238">
        <w:t xml:space="preserve">for each individual test case. </w:t>
      </w:r>
    </w:p>
    <w:p w14:paraId="4CD70832" w14:textId="35AE189C" w:rsidR="00FA0136" w:rsidRDefault="00651238" w:rsidP="00DB0671">
      <w:pPr>
        <w:pStyle w:val="BodyText"/>
        <w:ind w:left="720"/>
      </w:pPr>
      <w:r>
        <w:t>Tenant:</w:t>
      </w:r>
      <w:r w:rsidR="00B64EE4">
        <w:t xml:space="preserve"> </w:t>
      </w:r>
      <w:hyperlink r:id="rId12" w:history="1">
        <w:r w:rsidR="00DB0671" w:rsidRPr="006635E2">
          <w:rPr>
            <w:rStyle w:val="Hyperlink"/>
          </w:rPr>
          <w:t>https://mingle-portal.inforcloudsuite.com/v2/NMR2N66J9P445R7P_AX4</w:t>
        </w:r>
      </w:hyperlink>
    </w:p>
    <w:p w14:paraId="42C6DFBD" w14:textId="77777777" w:rsidR="00DB0671" w:rsidRPr="00867AEA" w:rsidRDefault="00DB0671" w:rsidP="00DB0671">
      <w:pPr>
        <w:pStyle w:val="BodyText"/>
        <w:ind w:left="720"/>
      </w:pPr>
    </w:p>
    <w:p w14:paraId="7679C3E7" w14:textId="1EC6A878" w:rsidR="00E93561" w:rsidRPr="00A35B84" w:rsidRDefault="00E93561" w:rsidP="001701D2">
      <w:pPr>
        <w:pStyle w:val="Heading3"/>
        <w:numPr>
          <w:ilvl w:val="0"/>
          <w:numId w:val="0"/>
        </w:numPr>
        <w:ind w:left="1440"/>
      </w:pPr>
      <w:r>
        <w:t>Prerequisite</w:t>
      </w:r>
      <w:r w:rsidR="00523B6C">
        <w:t>s</w:t>
      </w:r>
      <w:r w:rsidR="0028771B">
        <w:t xml:space="preserve"> </w:t>
      </w:r>
      <w:r w:rsidR="00F905F0">
        <w:t xml:space="preserve">for </w:t>
      </w:r>
      <w:r w:rsidR="00794EBC">
        <w:t>testing:</w:t>
      </w:r>
    </w:p>
    <w:p w14:paraId="57253369" w14:textId="6D09B759" w:rsidR="00965017" w:rsidRDefault="0004374E" w:rsidP="00BA15BC">
      <w:pPr>
        <w:pStyle w:val="BodyText"/>
        <w:numPr>
          <w:ilvl w:val="2"/>
          <w:numId w:val="5"/>
        </w:numPr>
      </w:pPr>
      <w:r>
        <w:t>Users</w:t>
      </w:r>
      <w:r w:rsidR="00BA15BC" w:rsidRPr="00081F05">
        <w:t xml:space="preserve"> must have the role</w:t>
      </w:r>
      <w:r w:rsidR="00E21B45">
        <w:t>s</w:t>
      </w:r>
      <w:r w:rsidR="00BA15BC" w:rsidRPr="00081F05">
        <w:t xml:space="preserve"> of Process Server Administrator</w:t>
      </w:r>
      <w:r w:rsidR="00E21B45" w:rsidRPr="00E21B45">
        <w:t xml:space="preserve"> and </w:t>
      </w:r>
      <w:r w:rsidR="004F3021">
        <w:t>Staff Accountant</w:t>
      </w:r>
      <w:r w:rsidR="00965017">
        <w:t xml:space="preserve"> role</w:t>
      </w:r>
      <w:r w:rsidR="00BA15BC" w:rsidRPr="00081F05">
        <w:t>.</w:t>
      </w:r>
      <w:r w:rsidR="00965017">
        <w:t xml:space="preserve"> </w:t>
      </w:r>
    </w:p>
    <w:p w14:paraId="374F975B" w14:textId="2C885503" w:rsidR="00BA15BC" w:rsidRPr="00965017" w:rsidRDefault="00965017" w:rsidP="00965017">
      <w:pPr>
        <w:pStyle w:val="BodyText"/>
        <w:ind w:left="2160"/>
        <w:rPr>
          <w:color w:val="000000" w:themeColor="text1"/>
        </w:rPr>
      </w:pPr>
      <w:r w:rsidRPr="00965017">
        <w:rPr>
          <w:b/>
          <w:bCs/>
          <w:color w:val="FF0000"/>
        </w:rPr>
        <w:t>Note:</w:t>
      </w:r>
      <w:r w:rsidR="00BA15BC" w:rsidRPr="00965017">
        <w:rPr>
          <w:b/>
          <w:bCs/>
          <w:color w:val="FF0000"/>
        </w:rPr>
        <w:t> </w:t>
      </w:r>
      <w:r>
        <w:rPr>
          <w:color w:val="000000" w:themeColor="text1"/>
        </w:rPr>
        <w:t xml:space="preserve">the email notification includes </w:t>
      </w:r>
      <w:r w:rsidR="00781D61">
        <w:rPr>
          <w:color w:val="000000" w:themeColor="text1"/>
        </w:rPr>
        <w:t>“</w:t>
      </w:r>
      <w:r>
        <w:rPr>
          <w:color w:val="000000" w:themeColor="text1"/>
        </w:rPr>
        <w:t>Link to Interface Result</w:t>
      </w:r>
      <w:r w:rsidR="00781D61">
        <w:rPr>
          <w:color w:val="000000" w:themeColor="text1"/>
        </w:rPr>
        <w:t>”</w:t>
      </w:r>
      <w:r>
        <w:rPr>
          <w:color w:val="000000" w:themeColor="text1"/>
        </w:rPr>
        <w:t xml:space="preserve"> which would require </w:t>
      </w:r>
      <w:r w:rsidR="004F3021">
        <w:rPr>
          <w:color w:val="000000" w:themeColor="text1"/>
        </w:rPr>
        <w:t xml:space="preserve">at least </w:t>
      </w:r>
      <w:r w:rsidR="00E74C6B">
        <w:rPr>
          <w:color w:val="000000" w:themeColor="text1"/>
        </w:rPr>
        <w:t>Financials Processor</w:t>
      </w:r>
      <w:r>
        <w:rPr>
          <w:color w:val="000000" w:themeColor="text1"/>
        </w:rPr>
        <w:t xml:space="preserve"> role to </w:t>
      </w:r>
      <w:r w:rsidR="00781D61">
        <w:rPr>
          <w:color w:val="000000" w:themeColor="text1"/>
        </w:rPr>
        <w:t>open the link correctly.</w:t>
      </w:r>
    </w:p>
    <w:p w14:paraId="2ED772CF" w14:textId="0886CC7A" w:rsidR="00BA15BC" w:rsidRDefault="00BA15BC" w:rsidP="00BA15BC">
      <w:pPr>
        <w:pStyle w:val="BodyText"/>
        <w:numPr>
          <w:ilvl w:val="2"/>
          <w:numId w:val="5"/>
        </w:numPr>
      </w:pPr>
      <w:r>
        <w:t xml:space="preserve">Assigned user per Agency must have access to </w:t>
      </w:r>
      <w:r w:rsidR="006F1629">
        <w:t>Infor</w:t>
      </w:r>
      <w:r>
        <w:t xml:space="preserve"> SFTP.</w:t>
      </w:r>
    </w:p>
    <w:p w14:paraId="1A5C3329" w14:textId="2616FFFD" w:rsidR="00BA15BC" w:rsidRDefault="00BA15BC" w:rsidP="00BA15BC">
      <w:pPr>
        <w:pStyle w:val="ListParagraph"/>
        <w:numPr>
          <w:ilvl w:val="2"/>
          <w:numId w:val="5"/>
        </w:numPr>
      </w:pPr>
      <w:r>
        <w:t>User must place the</w:t>
      </w:r>
      <w:r w:rsidR="00ED49A9">
        <w:t xml:space="preserve"> inbound</w:t>
      </w:r>
      <w:r>
        <w:t xml:space="preserve"> file to the designated SFTP folder</w:t>
      </w:r>
      <w:r w:rsidRPr="00A61302">
        <w:t>:</w:t>
      </w:r>
      <w:r>
        <w:t xml:space="preserve"> </w:t>
      </w:r>
      <w:r w:rsidR="00ED49A9" w:rsidRPr="00ED49A9">
        <w:rPr>
          <w:u w:val="single"/>
        </w:rPr>
        <w:t>/</w:t>
      </w:r>
      <w:proofErr w:type="spellStart"/>
      <w:r w:rsidR="00ED49A9" w:rsidRPr="00ED49A9">
        <w:rPr>
          <w:u w:val="single"/>
        </w:rPr>
        <w:t>Infor_FSM</w:t>
      </w:r>
      <w:proofErr w:type="spellEnd"/>
      <w:r w:rsidR="00ED49A9" w:rsidRPr="00ED49A9">
        <w:rPr>
          <w:u w:val="single"/>
        </w:rPr>
        <w:t>/</w:t>
      </w:r>
      <w:proofErr w:type="spellStart"/>
      <w:r w:rsidR="00BE2441">
        <w:rPr>
          <w:u w:val="single"/>
        </w:rPr>
        <w:t>GLTransactionInterface</w:t>
      </w:r>
      <w:proofErr w:type="spellEnd"/>
      <w:r w:rsidR="00ED49A9" w:rsidRPr="00ED49A9">
        <w:rPr>
          <w:u w:val="single"/>
        </w:rPr>
        <w:t>/Inbound</w:t>
      </w:r>
    </w:p>
    <w:p w14:paraId="5E237C11" w14:textId="2EE69344" w:rsidR="00BA15BC" w:rsidRDefault="000D15C7" w:rsidP="00BA15BC">
      <w:pPr>
        <w:pStyle w:val="BodyText"/>
        <w:numPr>
          <w:ilvl w:val="2"/>
          <w:numId w:val="5"/>
        </w:numPr>
      </w:pPr>
      <w:r>
        <w:t>Inbound i</w:t>
      </w:r>
      <w:r w:rsidR="00BA15BC">
        <w:t xml:space="preserve">nterface file must follow the provided Infor Mapping File format for </w:t>
      </w:r>
      <w:r w:rsidR="00BE2441">
        <w:t>GL Transaction</w:t>
      </w:r>
      <w:r w:rsidR="008961DF">
        <w:t xml:space="preserve"> </w:t>
      </w:r>
      <w:r w:rsidR="00E81C55">
        <w:t>Interface</w:t>
      </w:r>
      <w:r w:rsidR="00BA15BC">
        <w:t>.</w:t>
      </w:r>
    </w:p>
    <w:p w14:paraId="19853342" w14:textId="021B7996" w:rsidR="0090139B" w:rsidRPr="00B30B85" w:rsidRDefault="000D15C7" w:rsidP="00B30B85">
      <w:pPr>
        <w:pStyle w:val="BodyText"/>
        <w:numPr>
          <w:ilvl w:val="2"/>
          <w:numId w:val="5"/>
        </w:numPr>
      </w:pPr>
      <w:r>
        <w:t>Inbound i</w:t>
      </w:r>
      <w:r w:rsidR="00BA15BC">
        <w:t>nterface file must follow the provided naming convention per file:</w:t>
      </w:r>
    </w:p>
    <w:p w14:paraId="2414CEB2" w14:textId="77777777" w:rsidR="00FE12B6" w:rsidRDefault="006F1EB0" w:rsidP="00B30B85">
      <w:pPr>
        <w:pStyle w:val="BodyText"/>
        <w:ind w:left="2160"/>
        <w:contextualSpacing/>
        <w:rPr>
          <w:rFonts w:cs="Arial"/>
          <w:i/>
          <w:iCs/>
        </w:rPr>
      </w:pPr>
      <w:proofErr w:type="gramStart"/>
      <w:r w:rsidRPr="006F1EB0">
        <w:rPr>
          <w:rFonts w:cs="Arial"/>
          <w:i/>
          <w:iCs/>
        </w:rPr>
        <w:t>GLTRANSREL.&lt;</w:t>
      </w:r>
      <w:proofErr w:type="spellStart"/>
      <w:r w:rsidRPr="006F1EB0">
        <w:rPr>
          <w:rFonts w:cs="Arial"/>
          <w:i/>
          <w:iCs/>
        </w:rPr>
        <w:t>AgencyNumber</w:t>
      </w:r>
      <w:proofErr w:type="spellEnd"/>
      <w:r w:rsidRPr="006F1EB0">
        <w:rPr>
          <w:rFonts w:cs="Arial"/>
          <w:i/>
          <w:iCs/>
        </w:rPr>
        <w:t>&gt;&lt;</w:t>
      </w:r>
      <w:proofErr w:type="spellStart"/>
      <w:r w:rsidRPr="006F1EB0">
        <w:rPr>
          <w:rFonts w:cs="Arial"/>
          <w:i/>
          <w:iCs/>
        </w:rPr>
        <w:t>AcronymofSubsystem</w:t>
      </w:r>
      <w:proofErr w:type="spellEnd"/>
      <w:r w:rsidRPr="006F1EB0">
        <w:rPr>
          <w:rFonts w:cs="Arial"/>
          <w:i/>
          <w:iCs/>
        </w:rPr>
        <w:t>&gt;.YYYYMMDDHHMM.csv</w:t>
      </w:r>
      <w:proofErr w:type="gramEnd"/>
      <w:r w:rsidRPr="006F1EB0">
        <w:rPr>
          <w:rFonts w:cs="Arial"/>
          <w:i/>
          <w:iCs/>
        </w:rPr>
        <w:t xml:space="preserve">   </w:t>
      </w:r>
    </w:p>
    <w:p w14:paraId="29855259" w14:textId="77777777" w:rsidR="00FE12B6" w:rsidRDefault="00FE12B6" w:rsidP="00B30B85">
      <w:pPr>
        <w:pStyle w:val="BodyText"/>
        <w:ind w:left="2160"/>
        <w:contextualSpacing/>
        <w:rPr>
          <w:rFonts w:cs="Arial"/>
          <w:i/>
          <w:iCs/>
        </w:rPr>
      </w:pPr>
    </w:p>
    <w:p w14:paraId="63A6B1AC" w14:textId="346F365D" w:rsidR="00584C67" w:rsidRPr="00584C67" w:rsidRDefault="00584C67" w:rsidP="00B30B85">
      <w:pPr>
        <w:pStyle w:val="BodyText"/>
        <w:ind w:left="2160"/>
        <w:contextualSpacing/>
        <w:rPr>
          <w:sz w:val="18"/>
          <w:szCs w:val="18"/>
        </w:rPr>
      </w:pPr>
      <w:r w:rsidRPr="00584C67">
        <w:rPr>
          <w:i/>
          <w:iCs/>
          <w:sz w:val="18"/>
          <w:szCs w:val="18"/>
        </w:rPr>
        <w:t>Note</w:t>
      </w:r>
      <w:r w:rsidR="000D15C7">
        <w:rPr>
          <w:i/>
          <w:iCs/>
          <w:sz w:val="18"/>
          <w:szCs w:val="18"/>
        </w:rPr>
        <w:t>s</w:t>
      </w:r>
      <w:r w:rsidRPr="00584C67">
        <w:rPr>
          <w:i/>
          <w:iCs/>
          <w:sz w:val="18"/>
          <w:szCs w:val="18"/>
        </w:rPr>
        <w:t>: </w:t>
      </w:r>
      <w:r w:rsidRPr="00584C67">
        <w:rPr>
          <w:sz w:val="18"/>
          <w:szCs w:val="18"/>
        </w:rPr>
        <w:t> </w:t>
      </w:r>
    </w:p>
    <w:p w14:paraId="0F898974" w14:textId="0FF14510" w:rsidR="00584C67" w:rsidRDefault="00584C67" w:rsidP="006F1629">
      <w:pPr>
        <w:pStyle w:val="BodyText"/>
        <w:numPr>
          <w:ilvl w:val="3"/>
          <w:numId w:val="16"/>
        </w:numPr>
        <w:contextualSpacing/>
        <w:rPr>
          <w:sz w:val="18"/>
          <w:szCs w:val="18"/>
        </w:rPr>
      </w:pPr>
      <w:r w:rsidRPr="00584C67">
        <w:rPr>
          <w:i/>
          <w:iCs/>
          <w:sz w:val="18"/>
          <w:szCs w:val="18"/>
          <w:lang w:val="en-AU"/>
        </w:rPr>
        <w:t xml:space="preserve">multiple </w:t>
      </w:r>
      <w:r w:rsidR="00FE12B6">
        <w:rPr>
          <w:i/>
          <w:iCs/>
          <w:sz w:val="18"/>
          <w:szCs w:val="18"/>
          <w:lang w:val="en-AU"/>
        </w:rPr>
        <w:t>Run Groups</w:t>
      </w:r>
      <w:r w:rsidRPr="00584C67">
        <w:rPr>
          <w:i/>
          <w:iCs/>
          <w:sz w:val="18"/>
          <w:szCs w:val="18"/>
          <w:lang w:val="en-AU"/>
        </w:rPr>
        <w:t xml:space="preserve"> under one file name are not allowed for security administration purposes. </w:t>
      </w:r>
      <w:r w:rsidRPr="00584C67">
        <w:rPr>
          <w:sz w:val="18"/>
          <w:szCs w:val="18"/>
        </w:rPr>
        <w:t> </w:t>
      </w:r>
    </w:p>
    <w:p w14:paraId="0A35F8A1" w14:textId="37631496" w:rsidR="00FE12B6" w:rsidRPr="002421F8" w:rsidRDefault="002421F8" w:rsidP="006F1629">
      <w:pPr>
        <w:pStyle w:val="BodyText"/>
        <w:numPr>
          <w:ilvl w:val="3"/>
          <w:numId w:val="16"/>
        </w:numPr>
        <w:contextualSpacing/>
        <w:rPr>
          <w:i/>
          <w:iCs/>
          <w:sz w:val="18"/>
          <w:szCs w:val="18"/>
        </w:rPr>
      </w:pPr>
      <w:r w:rsidRPr="002421F8">
        <w:rPr>
          <w:i/>
          <w:iCs/>
          <w:sz w:val="18"/>
          <w:szCs w:val="18"/>
        </w:rPr>
        <w:t xml:space="preserve">Run Groups must be </w:t>
      </w:r>
      <w:proofErr w:type="gramStart"/>
      <w:r w:rsidRPr="002421F8">
        <w:rPr>
          <w:i/>
          <w:iCs/>
          <w:sz w:val="18"/>
          <w:szCs w:val="18"/>
        </w:rPr>
        <w:t>similar to</w:t>
      </w:r>
      <w:proofErr w:type="gramEnd"/>
      <w:r w:rsidRPr="002421F8">
        <w:rPr>
          <w:i/>
          <w:iCs/>
          <w:sz w:val="18"/>
          <w:szCs w:val="18"/>
        </w:rPr>
        <w:t xml:space="preserve"> the filename</w:t>
      </w:r>
    </w:p>
    <w:p w14:paraId="2A6ADEBD" w14:textId="77777777" w:rsidR="00584C67" w:rsidRPr="00584C67" w:rsidRDefault="00584C67" w:rsidP="006F1629">
      <w:pPr>
        <w:pStyle w:val="BodyText"/>
        <w:numPr>
          <w:ilvl w:val="3"/>
          <w:numId w:val="16"/>
        </w:numPr>
        <w:contextualSpacing/>
        <w:rPr>
          <w:sz w:val="18"/>
          <w:szCs w:val="18"/>
        </w:rPr>
      </w:pPr>
      <w:r w:rsidRPr="00584C67">
        <w:rPr>
          <w:i/>
          <w:iCs/>
          <w:sz w:val="18"/>
          <w:szCs w:val="18"/>
          <w:lang w:val="en-AU"/>
        </w:rPr>
        <w:t>YYYYMMDDHHMM = Year, month, date, hour and minute of upload</w:t>
      </w:r>
      <w:r w:rsidRPr="00584C67">
        <w:rPr>
          <w:sz w:val="18"/>
          <w:szCs w:val="18"/>
        </w:rPr>
        <w:t> </w:t>
      </w:r>
    </w:p>
    <w:p w14:paraId="26A86ACC" w14:textId="77777777" w:rsidR="00BA15BC" w:rsidRDefault="00BA15BC" w:rsidP="00B30B85">
      <w:pPr>
        <w:pStyle w:val="BodyText"/>
        <w:ind w:left="0"/>
      </w:pPr>
    </w:p>
    <w:p w14:paraId="638BFBFD" w14:textId="77777777" w:rsidR="00081F05" w:rsidRPr="00081F05" w:rsidRDefault="00081F05" w:rsidP="00081F05">
      <w:pPr>
        <w:pStyle w:val="BodyText"/>
        <w:numPr>
          <w:ilvl w:val="2"/>
          <w:numId w:val="5"/>
        </w:numPr>
      </w:pPr>
      <w:r w:rsidRPr="00081F05">
        <w:t>Email configuration setup for recipients.  </w:t>
      </w:r>
    </w:p>
    <w:p w14:paraId="0C4F13DF" w14:textId="77777777" w:rsidR="00081F05" w:rsidRPr="00081F05" w:rsidRDefault="00081F05" w:rsidP="0051103D">
      <w:pPr>
        <w:pStyle w:val="BodyText"/>
        <w:ind w:left="2160"/>
      </w:pPr>
      <w:r w:rsidRPr="00081F05">
        <w:rPr>
          <w:b/>
          <w:bCs/>
        </w:rPr>
        <w:t xml:space="preserve">Navigation Path: </w:t>
      </w:r>
      <w:r w:rsidRPr="00081F05">
        <w:rPr>
          <w:i/>
          <w:iCs/>
        </w:rPr>
        <w:t>Process Server Administrator Role &gt; Configuration &gt; System Configuration &gt; FSM &gt; Search Property Name: </w:t>
      </w:r>
      <w:r w:rsidRPr="00081F05">
        <w:t> </w:t>
      </w:r>
    </w:p>
    <w:p w14:paraId="27765214" w14:textId="67C11443" w:rsidR="00EF7BB9" w:rsidRDefault="0038050B" w:rsidP="006F1629">
      <w:pPr>
        <w:pStyle w:val="BodyText"/>
        <w:numPr>
          <w:ilvl w:val="3"/>
          <w:numId w:val="18"/>
        </w:numPr>
        <w:contextualSpacing/>
      </w:pPr>
      <w:r w:rsidRPr="00B24A69">
        <w:t>FSM_FIN_</w:t>
      </w:r>
      <w:r w:rsidR="000C5D03">
        <w:t>GLTransactionInterface</w:t>
      </w:r>
      <w:r w:rsidRPr="00B24A69">
        <w:t>_INT_01</w:t>
      </w:r>
      <w:r w:rsidR="00E0777E">
        <w:t>3</w:t>
      </w:r>
      <w:r w:rsidRPr="00B24A69">
        <w:t>_EmailTo</w:t>
      </w:r>
    </w:p>
    <w:p w14:paraId="06FE3192" w14:textId="05DF50A6" w:rsidR="00F456E7" w:rsidRDefault="00EF7BB9" w:rsidP="00F456E7">
      <w:pPr>
        <w:pStyle w:val="BodyText"/>
        <w:numPr>
          <w:ilvl w:val="3"/>
          <w:numId w:val="18"/>
        </w:numPr>
        <w:contextualSpacing/>
      </w:pPr>
      <w:r w:rsidRPr="00BC1080">
        <w:t>FSM_FIN_</w:t>
      </w:r>
      <w:r w:rsidR="00E0777E">
        <w:t>GLTransactionInterface</w:t>
      </w:r>
      <w:r w:rsidR="00E0777E" w:rsidRPr="00B24A69">
        <w:t>_INT_01</w:t>
      </w:r>
      <w:r w:rsidR="00E0777E">
        <w:t>3</w:t>
      </w:r>
      <w:r w:rsidRPr="00BC1080">
        <w:t>_ErrorEmailTo</w:t>
      </w:r>
    </w:p>
    <w:p w14:paraId="7BC73566" w14:textId="1665ADD0" w:rsidR="00081F05" w:rsidRPr="00081F05" w:rsidRDefault="00F019F1" w:rsidP="0038050B">
      <w:pPr>
        <w:pStyle w:val="BodyText"/>
        <w:ind w:left="0"/>
      </w:pPr>
      <w:r w:rsidRPr="00F019F1">
        <w:rPr>
          <w:noProof/>
        </w:rPr>
        <w:drawing>
          <wp:inline distT="0" distB="0" distL="0" distR="0" wp14:anchorId="55C9D196" wp14:editId="1D8E75B1">
            <wp:extent cx="6417945" cy="1550670"/>
            <wp:effectExtent l="0" t="0" r="1905" b="0"/>
            <wp:docPr id="1709591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591143" name=""/>
                    <pic:cNvPicPr/>
                  </pic:nvPicPr>
                  <pic:blipFill>
                    <a:blip r:embed="rId13"/>
                    <a:stretch>
                      <a:fillRect/>
                    </a:stretch>
                  </pic:blipFill>
                  <pic:spPr>
                    <a:xfrm>
                      <a:off x="0" y="0"/>
                      <a:ext cx="6417945" cy="1550670"/>
                    </a:xfrm>
                    <a:prstGeom prst="rect">
                      <a:avLst/>
                    </a:prstGeom>
                  </pic:spPr>
                </pic:pic>
              </a:graphicData>
            </a:graphic>
          </wp:inline>
        </w:drawing>
      </w:r>
    </w:p>
    <w:p w14:paraId="24588145" w14:textId="5D2E5FDE" w:rsidR="00081F05" w:rsidRPr="00081F05" w:rsidRDefault="00081F05" w:rsidP="00081F05">
      <w:pPr>
        <w:pStyle w:val="BodyText"/>
        <w:numPr>
          <w:ilvl w:val="2"/>
          <w:numId w:val="5"/>
        </w:numPr>
      </w:pPr>
      <w:r w:rsidRPr="00081F05">
        <w:t>Multiple emails can be assigned, with comma</w:t>
      </w:r>
      <w:r w:rsidR="00D14AC7">
        <w:t xml:space="preserve"> “,”</w:t>
      </w:r>
      <w:r w:rsidRPr="00081F05">
        <w:t xml:space="preserve"> as </w:t>
      </w:r>
      <w:r w:rsidR="00D14AC7">
        <w:t xml:space="preserve">a </w:t>
      </w:r>
      <w:r w:rsidRPr="00081F05">
        <w:t>separator.  </w:t>
      </w:r>
    </w:p>
    <w:p w14:paraId="7263E73D" w14:textId="77777777" w:rsidR="00081F05" w:rsidRPr="00081F05" w:rsidRDefault="00081F05" w:rsidP="00081F05">
      <w:pPr>
        <w:pStyle w:val="BodyText"/>
        <w:numPr>
          <w:ilvl w:val="2"/>
          <w:numId w:val="5"/>
        </w:numPr>
      </w:pPr>
      <w:r w:rsidRPr="00081F05">
        <w:t>This configuration is expected to receive notifications for the following: </w:t>
      </w:r>
    </w:p>
    <w:p w14:paraId="71A1B00D" w14:textId="437CE965" w:rsidR="00B501BD" w:rsidRDefault="00B24A69" w:rsidP="002F67FB">
      <w:pPr>
        <w:pStyle w:val="BodyText"/>
        <w:numPr>
          <w:ilvl w:val="3"/>
          <w:numId w:val="5"/>
        </w:numPr>
        <w:contextualSpacing/>
      </w:pPr>
      <w:r w:rsidRPr="00B24A69">
        <w:t>FSM_FIN_</w:t>
      </w:r>
      <w:r w:rsidR="00F019F1" w:rsidRPr="00F019F1">
        <w:t xml:space="preserve"> </w:t>
      </w:r>
      <w:r w:rsidR="00F019F1">
        <w:t>GLTransactionInterface</w:t>
      </w:r>
      <w:r w:rsidR="00F019F1" w:rsidRPr="00B24A69">
        <w:t>_INT_01</w:t>
      </w:r>
      <w:r w:rsidR="00F019F1">
        <w:t>3</w:t>
      </w:r>
      <w:r w:rsidRPr="00B24A69">
        <w:t>_EmailTo</w:t>
      </w:r>
      <w:r w:rsidR="00BC1080">
        <w:t xml:space="preserve"> </w:t>
      </w:r>
    </w:p>
    <w:p w14:paraId="14BD3661" w14:textId="7F236285" w:rsidR="002F67FB" w:rsidRPr="005B0AA0" w:rsidRDefault="00BC1080" w:rsidP="00A570F1">
      <w:pPr>
        <w:pStyle w:val="BodyText"/>
        <w:numPr>
          <w:ilvl w:val="0"/>
          <w:numId w:val="20"/>
        </w:numPr>
        <w:contextualSpacing/>
      </w:pPr>
      <w:r>
        <w:t xml:space="preserve">for </w:t>
      </w:r>
      <w:r w:rsidR="002F67FB">
        <w:t xml:space="preserve">Successful </w:t>
      </w:r>
      <w:r w:rsidR="00A97569">
        <w:t xml:space="preserve">Import and </w:t>
      </w:r>
      <w:r>
        <w:t xml:space="preserve">Successful </w:t>
      </w:r>
      <w:r w:rsidR="002F67FB">
        <w:t>Interface</w:t>
      </w:r>
      <w:r w:rsidR="00FD4A83" w:rsidRPr="005B0AA0">
        <w:t>, and Interface Error</w:t>
      </w:r>
    </w:p>
    <w:p w14:paraId="0B55A682" w14:textId="2B81973E" w:rsidR="00A570F1" w:rsidRPr="005B0AA0" w:rsidRDefault="00BC1080" w:rsidP="002F67FB">
      <w:pPr>
        <w:pStyle w:val="BodyText"/>
        <w:numPr>
          <w:ilvl w:val="3"/>
          <w:numId w:val="5"/>
        </w:numPr>
        <w:contextualSpacing/>
      </w:pPr>
      <w:r w:rsidRPr="005B0AA0">
        <w:t>FSM_FIN_</w:t>
      </w:r>
      <w:r w:rsidR="00F019F1" w:rsidRPr="00F019F1">
        <w:t xml:space="preserve"> </w:t>
      </w:r>
      <w:r w:rsidR="00F019F1">
        <w:t>GLTransactionInterface</w:t>
      </w:r>
      <w:r w:rsidR="00F019F1" w:rsidRPr="00B24A69">
        <w:t>_INT_01</w:t>
      </w:r>
      <w:r w:rsidR="00F019F1">
        <w:t>3</w:t>
      </w:r>
      <w:r w:rsidRPr="005B0AA0">
        <w:t xml:space="preserve">_ErrorEmailTo </w:t>
      </w:r>
    </w:p>
    <w:p w14:paraId="39DBE73A" w14:textId="1F1F358A" w:rsidR="002F67FB" w:rsidRPr="005B0AA0" w:rsidRDefault="008F1AE1" w:rsidP="00A570F1">
      <w:pPr>
        <w:pStyle w:val="BodyText"/>
        <w:numPr>
          <w:ilvl w:val="0"/>
          <w:numId w:val="20"/>
        </w:numPr>
        <w:contextualSpacing/>
      </w:pPr>
      <w:r w:rsidRPr="005B0AA0">
        <w:t>for</w:t>
      </w:r>
      <w:r w:rsidR="002F67FB" w:rsidRPr="005B0AA0">
        <w:t xml:space="preserve"> </w:t>
      </w:r>
      <w:r w:rsidR="0076738D" w:rsidRPr="005B0AA0">
        <w:t>Import Error</w:t>
      </w:r>
      <w:r w:rsidR="00BC1080" w:rsidRPr="005B0AA0">
        <w:t xml:space="preserve"> and Interface Error</w:t>
      </w:r>
    </w:p>
    <w:p w14:paraId="3ABF61E0" w14:textId="69205D61" w:rsidR="00ED5B21" w:rsidRDefault="00ED5B21" w:rsidP="00ED5B21">
      <w:pPr>
        <w:pStyle w:val="BodyText"/>
        <w:ind w:left="0"/>
        <w:contextualSpacing/>
      </w:pPr>
    </w:p>
    <w:p w14:paraId="5B44E6A5" w14:textId="4BE26F78" w:rsidR="008177E9" w:rsidRDefault="00ED5B21" w:rsidP="00ED5B21">
      <w:pPr>
        <w:pStyle w:val="BodyText"/>
        <w:ind w:left="2160"/>
        <w:contextualSpacing/>
        <w:rPr>
          <w:color w:val="000000" w:themeColor="text1"/>
        </w:rPr>
      </w:pPr>
      <w:r w:rsidRPr="00ED5B21">
        <w:rPr>
          <w:b/>
          <w:bCs/>
          <w:color w:val="FF0000"/>
        </w:rPr>
        <w:t xml:space="preserve">Note: </w:t>
      </w:r>
      <w:r w:rsidR="00B7749F">
        <w:rPr>
          <w:color w:val="000000" w:themeColor="text1"/>
        </w:rPr>
        <w:t xml:space="preserve">comma “,” should be used as </w:t>
      </w:r>
      <w:r w:rsidR="001F317E">
        <w:rPr>
          <w:color w:val="000000" w:themeColor="text1"/>
        </w:rPr>
        <w:t>a separator</w:t>
      </w:r>
      <w:r>
        <w:rPr>
          <w:color w:val="000000" w:themeColor="text1"/>
        </w:rPr>
        <w:t xml:space="preserve"> in adding </w:t>
      </w:r>
      <w:r w:rsidR="00B7749F">
        <w:rPr>
          <w:color w:val="000000" w:themeColor="text1"/>
        </w:rPr>
        <w:t xml:space="preserve">multiple </w:t>
      </w:r>
      <w:r>
        <w:rPr>
          <w:color w:val="000000" w:themeColor="text1"/>
        </w:rPr>
        <w:t xml:space="preserve">emails </w:t>
      </w:r>
    </w:p>
    <w:p w14:paraId="2E999002" w14:textId="665EBB50" w:rsidR="00ED5B21" w:rsidRPr="00ED5B21" w:rsidRDefault="00B7749F" w:rsidP="00ED5B21">
      <w:pPr>
        <w:pStyle w:val="BodyText"/>
        <w:ind w:left="2160"/>
        <w:contextualSpacing/>
        <w:rPr>
          <w:color w:val="000000" w:themeColor="text1"/>
        </w:rPr>
      </w:pPr>
      <w:r>
        <w:rPr>
          <w:color w:val="000000" w:themeColor="text1"/>
        </w:rPr>
        <w:t>(</w:t>
      </w:r>
      <w:proofErr w:type="spellStart"/>
      <w:r>
        <w:rPr>
          <w:color w:val="000000" w:themeColor="text1"/>
        </w:rPr>
        <w:t>i.e</w:t>
      </w:r>
      <w:proofErr w:type="spellEnd"/>
      <w:r>
        <w:rPr>
          <w:color w:val="000000" w:themeColor="text1"/>
        </w:rPr>
        <w:t xml:space="preserve"> </w:t>
      </w:r>
      <w:proofErr w:type="gramStart"/>
      <w:r w:rsidR="008177E9" w:rsidRPr="008177E9">
        <w:rPr>
          <w:color w:val="000000" w:themeColor="text1"/>
        </w:rPr>
        <w:t>angeli.pineda@infor.com</w:t>
      </w:r>
      <w:r w:rsidR="008177E9" w:rsidRPr="008177E9">
        <w:rPr>
          <w:color w:val="000000" w:themeColor="text1"/>
          <w:highlight w:val="yellow"/>
        </w:rPr>
        <w:t>,</w:t>
      </w:r>
      <w:r w:rsidR="008177E9" w:rsidRPr="008177E9">
        <w:rPr>
          <w:color w:val="000000" w:themeColor="text1"/>
        </w:rPr>
        <w:t>joshua.adato@infor.com</w:t>
      </w:r>
      <w:proofErr w:type="gramEnd"/>
      <w:r w:rsidR="008177E9">
        <w:rPr>
          <w:color w:val="000000" w:themeColor="text1"/>
        </w:rPr>
        <w:t>)</w:t>
      </w:r>
    </w:p>
    <w:p w14:paraId="6C5AE8D6" w14:textId="7F69E475" w:rsidR="00E35216" w:rsidRDefault="00E35216" w:rsidP="00E35216">
      <w:pPr>
        <w:pStyle w:val="BodyText"/>
        <w:ind w:left="0"/>
      </w:pPr>
    </w:p>
    <w:p w14:paraId="7307DFC6" w14:textId="62C24115" w:rsidR="007D229E" w:rsidRDefault="001701D2" w:rsidP="007D229E">
      <w:pPr>
        <w:pStyle w:val="Heading2"/>
      </w:pPr>
      <w:bookmarkStart w:id="11" w:name="_Toc208517831"/>
      <w:r w:rsidRPr="00A35B84">
        <w:lastRenderedPageBreak/>
        <w:t xml:space="preserve">Scenario: </w:t>
      </w:r>
      <w:r w:rsidRPr="0048447D">
        <w:t xml:space="preserve">Successful </w:t>
      </w:r>
      <w:r>
        <w:t>i</w:t>
      </w:r>
      <w:r w:rsidRPr="0048447D">
        <w:t xml:space="preserve">mport </w:t>
      </w:r>
      <w:r>
        <w:t>a</w:t>
      </w:r>
      <w:r w:rsidRPr="0048447D">
        <w:t xml:space="preserve">nd </w:t>
      </w:r>
      <w:r>
        <w:t>i</w:t>
      </w:r>
      <w:r w:rsidRPr="0048447D">
        <w:t>nterface Of</w:t>
      </w:r>
      <w:r>
        <w:t xml:space="preserve"> </w:t>
      </w:r>
      <w:r w:rsidR="00F019F1">
        <w:t>GL Transactions</w:t>
      </w:r>
      <w:bookmarkEnd w:id="11"/>
    </w:p>
    <w:p w14:paraId="6B2D6A22" w14:textId="77777777" w:rsidR="007D229E" w:rsidRPr="007D229E" w:rsidRDefault="007D229E" w:rsidP="007D229E">
      <w:pPr>
        <w:pStyle w:val="BodyText"/>
      </w:pPr>
    </w:p>
    <w:p w14:paraId="0D49D497" w14:textId="5403F7D3" w:rsidR="001701D2" w:rsidRPr="00A35B84" w:rsidRDefault="001701D2" w:rsidP="001701D2">
      <w:pPr>
        <w:pStyle w:val="Heading3"/>
      </w:pPr>
      <w:r w:rsidRPr="00A35B84">
        <w:t>Description</w:t>
      </w:r>
    </w:p>
    <w:p w14:paraId="0D12B35B" w14:textId="7F9337A8" w:rsidR="00701A06" w:rsidRDefault="001701D2" w:rsidP="00951D65">
      <w:pPr>
        <w:pStyle w:val="BodyText"/>
        <w:jc w:val="both"/>
      </w:pPr>
      <w:r w:rsidRPr="00867AEA">
        <w:t xml:space="preserve">Agency creates </w:t>
      </w:r>
      <w:r w:rsidR="00F404B1">
        <w:t>GL Transaction</w:t>
      </w:r>
      <w:r w:rsidR="001C4A10">
        <w:t xml:space="preserve"> </w:t>
      </w:r>
      <w:r w:rsidR="0010454E">
        <w:t xml:space="preserve">inbound </w:t>
      </w:r>
      <w:r w:rsidRPr="00867AEA">
        <w:t xml:space="preserve">files </w:t>
      </w:r>
      <w:r w:rsidR="0010454E">
        <w:t>based in</w:t>
      </w:r>
      <w:r w:rsidR="004C2DAA">
        <w:t xml:space="preserve"> </w:t>
      </w:r>
      <w:r w:rsidRPr="00867AEA">
        <w:t xml:space="preserve">FSM format with populated </w:t>
      </w:r>
      <w:r w:rsidR="0010454E">
        <w:t xml:space="preserve">information related to </w:t>
      </w:r>
      <w:r w:rsidR="00F404B1">
        <w:t>GL Transactions</w:t>
      </w:r>
      <w:r w:rsidR="0010454E">
        <w:t xml:space="preserve"> </w:t>
      </w:r>
      <w:r w:rsidRPr="00867AEA">
        <w:t xml:space="preserve">for the </w:t>
      </w:r>
      <w:r w:rsidR="00F404B1">
        <w:t xml:space="preserve">day or </w:t>
      </w:r>
      <w:r w:rsidR="00A55CB4">
        <w:t>week and</w:t>
      </w:r>
      <w:r w:rsidRPr="00867AEA">
        <w:t xml:space="preserve"> drop these files to Infor SFTP</w:t>
      </w:r>
      <w:r w:rsidR="00BA0204">
        <w:t>.</w:t>
      </w:r>
    </w:p>
    <w:p w14:paraId="4BD2DA12" w14:textId="77777777" w:rsidR="007D229E" w:rsidRPr="0028771B" w:rsidRDefault="007D229E" w:rsidP="00701A06">
      <w:pPr>
        <w:pStyle w:val="BodyText"/>
      </w:pPr>
    </w:p>
    <w:p w14:paraId="087378F4" w14:textId="5D9F29A4" w:rsidR="00260DA5" w:rsidRDefault="00260DA5" w:rsidP="00260DA5">
      <w:pPr>
        <w:pStyle w:val="Heading3"/>
      </w:pPr>
      <w:r>
        <w:t>Test Steps</w:t>
      </w:r>
    </w:p>
    <w:tbl>
      <w:tblPr>
        <w:tblStyle w:val="InforTable0"/>
        <w:tblW w:w="5000" w:type="pct"/>
        <w:tblLayout w:type="fixed"/>
        <w:tblLook w:val="04A0" w:firstRow="1" w:lastRow="0" w:firstColumn="1" w:lastColumn="0" w:noHBand="0" w:noVBand="1"/>
      </w:tblPr>
      <w:tblGrid>
        <w:gridCol w:w="519"/>
        <w:gridCol w:w="8746"/>
        <w:gridCol w:w="832"/>
      </w:tblGrid>
      <w:tr w:rsidR="00A0524E" w14:paraId="010C7A6C" w14:textId="77777777" w:rsidTr="318CCD35">
        <w:trPr>
          <w:cnfStyle w:val="100000000000" w:firstRow="1" w:lastRow="0" w:firstColumn="0" w:lastColumn="0" w:oddVBand="0" w:evenVBand="0" w:oddHBand="0" w:evenHBand="0" w:firstRowFirstColumn="0" w:firstRowLastColumn="0" w:lastRowFirstColumn="0" w:lastRowLastColumn="0"/>
        </w:trPr>
        <w:tc>
          <w:tcPr>
            <w:tcW w:w="257" w:type="pct"/>
            <w:hideMark/>
          </w:tcPr>
          <w:p w14:paraId="438316AB" w14:textId="77777777" w:rsidR="00A0524E" w:rsidRDefault="00A0524E" w:rsidP="002F1750">
            <w:pPr>
              <w:pStyle w:val="BodyText"/>
              <w:ind w:left="0"/>
              <w:jc w:val="center"/>
              <w:rPr>
                <w:lang w:val="es-AR"/>
              </w:rPr>
            </w:pPr>
            <w:r>
              <w:rPr>
                <w:lang w:val="es-AR"/>
              </w:rPr>
              <w:t>No.</w:t>
            </w:r>
          </w:p>
        </w:tc>
        <w:tc>
          <w:tcPr>
            <w:tcW w:w="4331" w:type="pct"/>
            <w:hideMark/>
          </w:tcPr>
          <w:p w14:paraId="17097F3B" w14:textId="4B85CE65" w:rsidR="00A0524E" w:rsidRDefault="00A0524E" w:rsidP="002F1750">
            <w:pPr>
              <w:pStyle w:val="BodyText"/>
              <w:ind w:left="0"/>
              <w:rPr>
                <w:lang w:val="es-AR"/>
              </w:rPr>
            </w:pPr>
            <w:proofErr w:type="spellStart"/>
            <w:r>
              <w:rPr>
                <w:lang w:val="es-AR"/>
              </w:rPr>
              <w:t>Ste</w:t>
            </w:r>
            <w:r w:rsidR="00806846">
              <w:rPr>
                <w:lang w:val="es-AR"/>
              </w:rPr>
              <w:t>ps</w:t>
            </w:r>
            <w:proofErr w:type="spellEnd"/>
          </w:p>
        </w:tc>
        <w:tc>
          <w:tcPr>
            <w:tcW w:w="412" w:type="pct"/>
            <w:hideMark/>
          </w:tcPr>
          <w:p w14:paraId="6262BD7E" w14:textId="77777777" w:rsidR="00A0524E" w:rsidRDefault="00A0524E" w:rsidP="002F1750">
            <w:pPr>
              <w:pStyle w:val="BodyText"/>
              <w:ind w:left="0"/>
              <w:jc w:val="center"/>
              <w:rPr>
                <w:lang w:val="es-AR"/>
              </w:rPr>
            </w:pPr>
            <w:proofErr w:type="spellStart"/>
            <w:r>
              <w:rPr>
                <w:lang w:val="es-AR"/>
              </w:rPr>
              <w:t>Result</w:t>
            </w:r>
            <w:proofErr w:type="spellEnd"/>
          </w:p>
        </w:tc>
      </w:tr>
      <w:tr w:rsidR="00A0524E" w14:paraId="1A8BC78D" w14:textId="77777777" w:rsidTr="318CCD35">
        <w:trPr>
          <w:cnfStyle w:val="000000100000" w:firstRow="0" w:lastRow="0" w:firstColumn="0" w:lastColumn="0" w:oddVBand="0" w:evenVBand="0" w:oddHBand="1" w:evenHBand="0" w:firstRowFirstColumn="0" w:firstRowLastColumn="0" w:lastRowFirstColumn="0" w:lastRowLastColumn="0"/>
          <w:trHeight w:val="413"/>
        </w:trPr>
        <w:tc>
          <w:tcPr>
            <w:tcW w:w="257" w:type="pct"/>
            <w:shd w:val="clear" w:color="auto" w:fill="F2F2F2" w:themeFill="background1" w:themeFillShade="F2"/>
            <w:hideMark/>
          </w:tcPr>
          <w:p w14:paraId="56C12712" w14:textId="77777777" w:rsidR="00A0524E" w:rsidRPr="002F668E" w:rsidRDefault="00A0524E" w:rsidP="002F1750">
            <w:pPr>
              <w:pStyle w:val="BodyText"/>
              <w:spacing w:before="0"/>
              <w:ind w:left="0"/>
              <w:jc w:val="center"/>
              <w:rPr>
                <w:b/>
                <w:bCs/>
                <w:lang w:val="es-AR"/>
              </w:rPr>
            </w:pPr>
            <w:r w:rsidRPr="002F668E">
              <w:rPr>
                <w:b/>
                <w:bCs/>
                <w:lang w:val="es-AR"/>
              </w:rPr>
              <w:t>1</w:t>
            </w:r>
          </w:p>
        </w:tc>
        <w:tc>
          <w:tcPr>
            <w:tcW w:w="4331" w:type="pct"/>
            <w:shd w:val="clear" w:color="auto" w:fill="F2F2F2" w:themeFill="background1" w:themeFillShade="F2"/>
          </w:tcPr>
          <w:p w14:paraId="7E04B6AB" w14:textId="78B0DCD0" w:rsidR="00A0524E" w:rsidRDefault="009C112D" w:rsidP="000640D6">
            <w:pPr>
              <w:pStyle w:val="BodyText"/>
              <w:numPr>
                <w:ilvl w:val="0"/>
                <w:numId w:val="8"/>
              </w:numPr>
            </w:pPr>
            <w:r>
              <w:t xml:space="preserve">Log </w:t>
            </w:r>
            <w:r w:rsidR="00342210">
              <w:t xml:space="preserve">into </w:t>
            </w:r>
            <w:r w:rsidR="006E7E98">
              <w:t xml:space="preserve">FTP </w:t>
            </w:r>
            <w:r w:rsidR="008177E9">
              <w:t>Program using</w:t>
            </w:r>
            <w:r w:rsidR="00342210">
              <w:t xml:space="preserve"> </w:t>
            </w:r>
            <w:proofErr w:type="gramStart"/>
            <w:r w:rsidR="00342210">
              <w:t>the Infor</w:t>
            </w:r>
            <w:proofErr w:type="gramEnd"/>
            <w:r w:rsidR="00342210">
              <w:t xml:space="preserve"> SFTP credentials</w:t>
            </w:r>
          </w:p>
          <w:p w14:paraId="66705C41" w14:textId="77777777" w:rsidR="005358B2" w:rsidRDefault="00342210" w:rsidP="00A35BB3">
            <w:pPr>
              <w:pStyle w:val="BodyText"/>
              <w:numPr>
                <w:ilvl w:val="0"/>
                <w:numId w:val="8"/>
              </w:numPr>
            </w:pPr>
            <w:r>
              <w:t>Navigate to this Folder directory</w:t>
            </w:r>
            <w:r w:rsidR="005358B2">
              <w:t>:</w:t>
            </w:r>
            <w:r>
              <w:t xml:space="preserve"> </w:t>
            </w:r>
          </w:p>
          <w:p w14:paraId="3509CBEA" w14:textId="24774B03" w:rsidR="00A35BB3" w:rsidRPr="00A35BB3" w:rsidRDefault="005358B2" w:rsidP="005358B2">
            <w:pPr>
              <w:pStyle w:val="BodyText"/>
              <w:ind w:left="720"/>
            </w:pPr>
            <w:r w:rsidRPr="005358B2">
              <w:t>/</w:t>
            </w:r>
            <w:proofErr w:type="spellStart"/>
            <w:r w:rsidRPr="005358B2">
              <w:t>Infor_FSM</w:t>
            </w:r>
            <w:proofErr w:type="spellEnd"/>
            <w:r w:rsidRPr="005358B2">
              <w:t>/</w:t>
            </w:r>
            <w:proofErr w:type="spellStart"/>
            <w:r w:rsidR="00F404B1">
              <w:t>GLTransactionInterface</w:t>
            </w:r>
            <w:proofErr w:type="spellEnd"/>
            <w:r w:rsidRPr="005358B2">
              <w:t>/Inbound</w:t>
            </w:r>
          </w:p>
          <w:p w14:paraId="095230E8" w14:textId="6860324E" w:rsidR="00A35BB3" w:rsidRDefault="001116EB" w:rsidP="001116EB">
            <w:pPr>
              <w:pStyle w:val="BodyText"/>
              <w:ind w:left="0"/>
            </w:pPr>
            <w:r w:rsidRPr="001116EB">
              <w:rPr>
                <w:noProof/>
              </w:rPr>
              <w:drawing>
                <wp:inline distT="0" distB="0" distL="0" distR="0" wp14:anchorId="4D76D644" wp14:editId="6306D92D">
                  <wp:extent cx="5416550" cy="2314575"/>
                  <wp:effectExtent l="0" t="0" r="0" b="9525"/>
                  <wp:docPr id="2137550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550750" name=""/>
                          <pic:cNvPicPr/>
                        </pic:nvPicPr>
                        <pic:blipFill>
                          <a:blip r:embed="rId14"/>
                          <a:stretch>
                            <a:fillRect/>
                          </a:stretch>
                        </pic:blipFill>
                        <pic:spPr>
                          <a:xfrm>
                            <a:off x="0" y="0"/>
                            <a:ext cx="5416550" cy="2314575"/>
                          </a:xfrm>
                          <a:prstGeom prst="rect">
                            <a:avLst/>
                          </a:prstGeom>
                        </pic:spPr>
                      </pic:pic>
                    </a:graphicData>
                  </a:graphic>
                </wp:inline>
              </w:drawing>
            </w:r>
          </w:p>
          <w:p w14:paraId="7B63D7F8" w14:textId="1E40AFDC" w:rsidR="004B5357" w:rsidRDefault="007F0BBE" w:rsidP="000640D6">
            <w:pPr>
              <w:pStyle w:val="BodyText"/>
              <w:numPr>
                <w:ilvl w:val="0"/>
                <w:numId w:val="8"/>
              </w:numPr>
            </w:pPr>
            <w:r>
              <w:t xml:space="preserve">Drop the </w:t>
            </w:r>
            <w:r w:rsidR="001116EB">
              <w:t>GL Transaction</w:t>
            </w:r>
            <w:r w:rsidR="00CD32A0">
              <w:t xml:space="preserve"> </w:t>
            </w:r>
            <w:r w:rsidR="00FC2D0A">
              <w:t xml:space="preserve">inbound </w:t>
            </w:r>
            <w:r>
              <w:t xml:space="preserve">file in the </w:t>
            </w:r>
            <w:r w:rsidR="002C354A">
              <w:t>directory.</w:t>
            </w:r>
          </w:p>
          <w:p w14:paraId="46BE6928" w14:textId="39791307" w:rsidR="00FC2D0A" w:rsidRDefault="006D133E" w:rsidP="00B15E81">
            <w:pPr>
              <w:pStyle w:val="BodyText"/>
              <w:ind w:left="0"/>
            </w:pPr>
            <w:r w:rsidRPr="006D133E">
              <w:rPr>
                <w:noProof/>
              </w:rPr>
              <w:drawing>
                <wp:inline distT="0" distB="0" distL="0" distR="0" wp14:anchorId="74DBCF41" wp14:editId="2FAAD70B">
                  <wp:extent cx="5416550" cy="1781175"/>
                  <wp:effectExtent l="0" t="0" r="0" b="9525"/>
                  <wp:docPr id="698007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007208" name=""/>
                          <pic:cNvPicPr/>
                        </pic:nvPicPr>
                        <pic:blipFill>
                          <a:blip r:embed="rId15"/>
                          <a:stretch>
                            <a:fillRect/>
                          </a:stretch>
                        </pic:blipFill>
                        <pic:spPr>
                          <a:xfrm>
                            <a:off x="0" y="0"/>
                            <a:ext cx="5416550" cy="1781175"/>
                          </a:xfrm>
                          <a:prstGeom prst="rect">
                            <a:avLst/>
                          </a:prstGeom>
                        </pic:spPr>
                      </pic:pic>
                    </a:graphicData>
                  </a:graphic>
                </wp:inline>
              </w:drawing>
            </w:r>
          </w:p>
          <w:p w14:paraId="0D3D1D2E" w14:textId="0FF01B1A" w:rsidR="002C354A" w:rsidRDefault="002C354A" w:rsidP="000640D6">
            <w:pPr>
              <w:pStyle w:val="BodyText"/>
              <w:numPr>
                <w:ilvl w:val="0"/>
                <w:numId w:val="8"/>
              </w:numPr>
            </w:pPr>
            <w:r>
              <w:t xml:space="preserve">Wait for </w:t>
            </w:r>
            <w:r w:rsidR="00282F51">
              <w:t xml:space="preserve">file channel </w:t>
            </w:r>
            <w:r w:rsidR="008C660B">
              <w:t xml:space="preserve">to trigger scanning (currently scheduled every </w:t>
            </w:r>
            <w:r w:rsidR="004A42F7">
              <w:t>5</w:t>
            </w:r>
            <w:r w:rsidR="008C660B">
              <w:t xml:space="preserve"> mins)</w:t>
            </w:r>
          </w:p>
          <w:p w14:paraId="1C9A3A78" w14:textId="06788D82" w:rsidR="004E1319" w:rsidRPr="000027CE" w:rsidRDefault="008C660B" w:rsidP="000027CE">
            <w:pPr>
              <w:pStyle w:val="BodyText"/>
              <w:numPr>
                <w:ilvl w:val="1"/>
                <w:numId w:val="8"/>
              </w:numPr>
            </w:pPr>
            <w:r>
              <w:t xml:space="preserve">For manual </w:t>
            </w:r>
            <w:r w:rsidR="004A42F7">
              <w:t xml:space="preserve">trigger for the </w:t>
            </w:r>
            <w:r w:rsidR="00CD32A0">
              <w:t xml:space="preserve">file </w:t>
            </w:r>
            <w:r>
              <w:t>scanning</w:t>
            </w:r>
            <w:r w:rsidR="00CD32A0">
              <w:t>,</w:t>
            </w:r>
            <w:r>
              <w:t xml:space="preserve"> refer to Step 2</w:t>
            </w:r>
          </w:p>
        </w:tc>
        <w:tc>
          <w:tcPr>
            <w:tcW w:w="412" w:type="pct"/>
            <w:shd w:val="clear" w:color="auto" w:fill="F2F2F2" w:themeFill="background1" w:themeFillShade="F2"/>
          </w:tcPr>
          <w:p w14:paraId="63C1BD65" w14:textId="62D3D8E8" w:rsidR="00A0524E" w:rsidRPr="00B778CA" w:rsidRDefault="00B778CA" w:rsidP="002F1750">
            <w:pPr>
              <w:pStyle w:val="BodyText"/>
              <w:spacing w:before="0"/>
              <w:ind w:left="0"/>
              <w:jc w:val="center"/>
              <w:rPr>
                <w:b/>
                <w:bCs/>
                <w:lang w:val="es-AR"/>
              </w:rPr>
            </w:pPr>
            <w:r w:rsidRPr="00B778CA">
              <w:rPr>
                <w:b/>
                <w:bCs/>
                <w:color w:val="00B050"/>
                <w:lang w:val="es-AR"/>
              </w:rPr>
              <w:t>PASS</w:t>
            </w:r>
          </w:p>
        </w:tc>
      </w:tr>
      <w:tr w:rsidR="008C660B" w14:paraId="01AB4100" w14:textId="77777777" w:rsidTr="318CCD35">
        <w:trPr>
          <w:cnfStyle w:val="000000010000" w:firstRow="0" w:lastRow="0" w:firstColumn="0" w:lastColumn="0" w:oddVBand="0" w:evenVBand="0" w:oddHBand="0" w:evenHBand="1" w:firstRowFirstColumn="0" w:firstRowLastColumn="0" w:lastRowFirstColumn="0" w:lastRowLastColumn="0"/>
          <w:trHeight w:val="413"/>
        </w:trPr>
        <w:tc>
          <w:tcPr>
            <w:tcW w:w="257" w:type="pct"/>
            <w:shd w:val="clear" w:color="auto" w:fill="F2F2F2" w:themeFill="background1" w:themeFillShade="F2"/>
          </w:tcPr>
          <w:p w14:paraId="00011B85" w14:textId="734A77E4" w:rsidR="008C660B" w:rsidRPr="002F668E" w:rsidRDefault="000027CE" w:rsidP="002F1750">
            <w:pPr>
              <w:pStyle w:val="BodyText"/>
              <w:spacing w:before="0"/>
              <w:ind w:left="0"/>
              <w:jc w:val="center"/>
              <w:rPr>
                <w:b/>
                <w:bCs/>
                <w:lang w:val="es-AR"/>
              </w:rPr>
            </w:pPr>
            <w:r>
              <w:rPr>
                <w:b/>
                <w:bCs/>
                <w:lang w:val="es-AR"/>
              </w:rPr>
              <w:t>2</w:t>
            </w:r>
          </w:p>
        </w:tc>
        <w:tc>
          <w:tcPr>
            <w:tcW w:w="4331" w:type="pct"/>
            <w:shd w:val="clear" w:color="auto" w:fill="F2F2F2" w:themeFill="background1" w:themeFillShade="F2"/>
          </w:tcPr>
          <w:p w14:paraId="265D58F8" w14:textId="0A6FE22A" w:rsidR="005C42C2" w:rsidRPr="00976A0F" w:rsidRDefault="000027CE" w:rsidP="00976A0F">
            <w:pPr>
              <w:pStyle w:val="BodyText"/>
              <w:numPr>
                <w:ilvl w:val="0"/>
                <w:numId w:val="8"/>
              </w:numPr>
            </w:pPr>
            <w:r>
              <w:t xml:space="preserve">Log into Infor FSM </w:t>
            </w:r>
            <w:r w:rsidR="000130B2">
              <w:t>as Process Server Administrator</w:t>
            </w:r>
            <w:r w:rsidR="00AA14C3">
              <w:t xml:space="preserve"> &gt; Administration &gt; </w:t>
            </w:r>
            <w:r w:rsidR="00DA13D7">
              <w:t xml:space="preserve">Channels Administrator &gt; </w:t>
            </w:r>
            <w:r w:rsidR="009D7F24">
              <w:t>File Channels tab</w:t>
            </w:r>
            <w:r w:rsidR="00976A0F">
              <w:t xml:space="preserve"> &gt; </w:t>
            </w:r>
            <w:r w:rsidR="00023E6B" w:rsidRPr="00976A0F">
              <w:t xml:space="preserve">Search for </w:t>
            </w:r>
            <w:proofErr w:type="spellStart"/>
            <w:r w:rsidR="00A74481">
              <w:t>SONH_</w:t>
            </w:r>
            <w:r w:rsidR="00372033">
              <w:t>GLTransactionInterface</w:t>
            </w:r>
            <w:proofErr w:type="spellEnd"/>
            <w:r w:rsidR="00A74481">
              <w:t xml:space="preserve"> in the Channel Name</w:t>
            </w:r>
            <w:r w:rsidR="00023E6B" w:rsidRPr="00976A0F">
              <w:t>.</w:t>
            </w:r>
          </w:p>
          <w:p w14:paraId="2801ED33" w14:textId="0B1CA378" w:rsidR="00023E6B" w:rsidRDefault="00023E6B" w:rsidP="000640D6">
            <w:pPr>
              <w:pStyle w:val="BodyText"/>
              <w:numPr>
                <w:ilvl w:val="0"/>
                <w:numId w:val="8"/>
              </w:numPr>
            </w:pPr>
            <w:r>
              <w:t>Right click and click Scan Now.</w:t>
            </w:r>
          </w:p>
          <w:p w14:paraId="1CCEDDD3" w14:textId="4B150BFC" w:rsidR="009D7F24" w:rsidRDefault="002F1DF0" w:rsidP="00AA6F90">
            <w:pPr>
              <w:pStyle w:val="BodyText"/>
              <w:ind w:left="0"/>
            </w:pPr>
            <w:r w:rsidRPr="002F1DF0">
              <w:rPr>
                <w:noProof/>
              </w:rPr>
              <w:lastRenderedPageBreak/>
              <w:drawing>
                <wp:inline distT="0" distB="0" distL="0" distR="0" wp14:anchorId="01799CC4" wp14:editId="317FB2FE">
                  <wp:extent cx="5416550" cy="1550035"/>
                  <wp:effectExtent l="0" t="0" r="0" b="0"/>
                  <wp:docPr id="465267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267738" name=""/>
                          <pic:cNvPicPr/>
                        </pic:nvPicPr>
                        <pic:blipFill>
                          <a:blip r:embed="rId16"/>
                          <a:stretch>
                            <a:fillRect/>
                          </a:stretch>
                        </pic:blipFill>
                        <pic:spPr>
                          <a:xfrm>
                            <a:off x="0" y="0"/>
                            <a:ext cx="5416550" cy="1550035"/>
                          </a:xfrm>
                          <a:prstGeom prst="rect">
                            <a:avLst/>
                          </a:prstGeom>
                        </pic:spPr>
                      </pic:pic>
                    </a:graphicData>
                  </a:graphic>
                </wp:inline>
              </w:drawing>
            </w:r>
          </w:p>
          <w:p w14:paraId="639820E2" w14:textId="6800D98F" w:rsidR="00A4362C" w:rsidRDefault="00FC4B7A" w:rsidP="000640D6">
            <w:pPr>
              <w:pStyle w:val="BodyText"/>
              <w:numPr>
                <w:ilvl w:val="0"/>
                <w:numId w:val="8"/>
              </w:numPr>
            </w:pPr>
            <w:r>
              <w:t xml:space="preserve">Last </w:t>
            </w:r>
            <w:r w:rsidR="001C52FF">
              <w:t>Message</w:t>
            </w:r>
            <w:r w:rsidR="006F73E7">
              <w:t xml:space="preserve"> Received Time</w:t>
            </w:r>
            <w:r>
              <w:t xml:space="preserve"> of the </w:t>
            </w:r>
            <w:proofErr w:type="spellStart"/>
            <w:r w:rsidR="002F1DF0">
              <w:t>GLTransactionInterface</w:t>
            </w:r>
            <w:proofErr w:type="spellEnd"/>
            <w:r w:rsidR="000A16E2">
              <w:t xml:space="preserve"> </w:t>
            </w:r>
            <w:r w:rsidR="008668D6">
              <w:t xml:space="preserve">under the File Receiver List would be updated </w:t>
            </w:r>
            <w:r w:rsidR="009D693A">
              <w:t>to the current date and run time.</w:t>
            </w:r>
          </w:p>
          <w:p w14:paraId="36BC2F00" w14:textId="131FFC77" w:rsidR="006F73E7" w:rsidRDefault="005D5A1F" w:rsidP="006F73E7">
            <w:pPr>
              <w:pStyle w:val="BodyText"/>
              <w:ind w:left="0"/>
            </w:pPr>
            <w:r w:rsidRPr="005D5A1F">
              <w:rPr>
                <w:noProof/>
              </w:rPr>
              <w:drawing>
                <wp:inline distT="0" distB="0" distL="0" distR="0" wp14:anchorId="4D2526B0" wp14:editId="254A1664">
                  <wp:extent cx="5416550" cy="1267460"/>
                  <wp:effectExtent l="0" t="0" r="0" b="8890"/>
                  <wp:docPr id="248884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884719" name=""/>
                          <pic:cNvPicPr/>
                        </pic:nvPicPr>
                        <pic:blipFill>
                          <a:blip r:embed="rId17"/>
                          <a:stretch>
                            <a:fillRect/>
                          </a:stretch>
                        </pic:blipFill>
                        <pic:spPr>
                          <a:xfrm>
                            <a:off x="0" y="0"/>
                            <a:ext cx="5416550" cy="1267460"/>
                          </a:xfrm>
                          <a:prstGeom prst="rect">
                            <a:avLst/>
                          </a:prstGeom>
                        </pic:spPr>
                      </pic:pic>
                    </a:graphicData>
                  </a:graphic>
                </wp:inline>
              </w:drawing>
            </w:r>
          </w:p>
          <w:p w14:paraId="2C3BCC72" w14:textId="23628C46" w:rsidR="009D693A" w:rsidRDefault="007F71DD" w:rsidP="000640D6">
            <w:pPr>
              <w:pStyle w:val="BodyText"/>
              <w:numPr>
                <w:ilvl w:val="0"/>
                <w:numId w:val="8"/>
              </w:numPr>
            </w:pPr>
            <w:r>
              <w:t xml:space="preserve">Files would be consumed when the </w:t>
            </w:r>
            <w:r w:rsidR="006E7E98">
              <w:t>FTP Program</w:t>
            </w:r>
            <w:r>
              <w:t xml:space="preserve"> folder is refreshed</w:t>
            </w:r>
            <w:r w:rsidR="00C67A2B">
              <w:t>.</w:t>
            </w:r>
          </w:p>
          <w:p w14:paraId="5132176C" w14:textId="1E0CB5BA" w:rsidR="00124F4B" w:rsidRDefault="00164F20" w:rsidP="000640D6">
            <w:pPr>
              <w:pStyle w:val="BodyText"/>
              <w:numPr>
                <w:ilvl w:val="0"/>
                <w:numId w:val="8"/>
              </w:numPr>
            </w:pPr>
            <w:r w:rsidRPr="00164F20">
              <w:t xml:space="preserve">File are imported to </w:t>
            </w:r>
            <w:proofErr w:type="spellStart"/>
            <w:r w:rsidR="00713B4C">
              <w:t>GLTransactionInterface</w:t>
            </w:r>
            <w:proofErr w:type="spellEnd"/>
            <w:r w:rsidRPr="00164F20">
              <w:t xml:space="preserve"> staging business class</w:t>
            </w:r>
          </w:p>
          <w:p w14:paraId="45896B66" w14:textId="495FC7EF" w:rsidR="00164F20" w:rsidRDefault="00380FC9" w:rsidP="000640D6">
            <w:pPr>
              <w:pStyle w:val="BodyText"/>
              <w:numPr>
                <w:ilvl w:val="0"/>
                <w:numId w:val="8"/>
              </w:numPr>
            </w:pPr>
            <w:r w:rsidRPr="00380FC9">
              <w:t>Automatic interfacing of imported data to FSM</w:t>
            </w:r>
            <w:r>
              <w:t xml:space="preserve"> via IPA</w:t>
            </w:r>
          </w:p>
        </w:tc>
        <w:tc>
          <w:tcPr>
            <w:tcW w:w="412" w:type="pct"/>
            <w:shd w:val="clear" w:color="auto" w:fill="F2F2F2" w:themeFill="background1" w:themeFillShade="F2"/>
          </w:tcPr>
          <w:p w14:paraId="43E9F6BB" w14:textId="16EEF232" w:rsidR="008C660B" w:rsidRPr="00B778CA" w:rsidRDefault="00A02F33" w:rsidP="002F1750">
            <w:pPr>
              <w:pStyle w:val="BodyText"/>
              <w:spacing w:before="0"/>
              <w:ind w:left="0"/>
              <w:jc w:val="center"/>
              <w:rPr>
                <w:b/>
                <w:bCs/>
                <w:color w:val="00B050"/>
                <w:lang w:val="es-AR"/>
              </w:rPr>
            </w:pPr>
            <w:r w:rsidRPr="00B778CA">
              <w:rPr>
                <w:b/>
                <w:bCs/>
                <w:color w:val="00B050"/>
                <w:lang w:val="es-AR"/>
              </w:rPr>
              <w:lastRenderedPageBreak/>
              <w:t>PASS</w:t>
            </w:r>
          </w:p>
        </w:tc>
      </w:tr>
      <w:tr w:rsidR="00074BD3" w14:paraId="5F348D14" w14:textId="77777777" w:rsidTr="318CCD35">
        <w:trPr>
          <w:cnfStyle w:val="000000100000" w:firstRow="0" w:lastRow="0" w:firstColumn="0" w:lastColumn="0" w:oddVBand="0" w:evenVBand="0" w:oddHBand="1" w:evenHBand="0" w:firstRowFirstColumn="0" w:firstRowLastColumn="0" w:lastRowFirstColumn="0" w:lastRowLastColumn="0"/>
          <w:trHeight w:val="413"/>
        </w:trPr>
        <w:tc>
          <w:tcPr>
            <w:tcW w:w="257" w:type="pct"/>
            <w:shd w:val="clear" w:color="auto" w:fill="F2F2F2" w:themeFill="background1" w:themeFillShade="F2"/>
          </w:tcPr>
          <w:p w14:paraId="7839A34C" w14:textId="584B9FA4" w:rsidR="00074BD3" w:rsidRDefault="00074BD3" w:rsidP="002F1750">
            <w:pPr>
              <w:pStyle w:val="BodyText"/>
              <w:spacing w:before="0"/>
              <w:ind w:left="0"/>
              <w:jc w:val="center"/>
              <w:rPr>
                <w:b/>
                <w:bCs/>
                <w:lang w:val="es-AR"/>
              </w:rPr>
            </w:pPr>
            <w:r>
              <w:rPr>
                <w:b/>
                <w:bCs/>
                <w:lang w:val="es-AR"/>
              </w:rPr>
              <w:t>3</w:t>
            </w:r>
          </w:p>
        </w:tc>
        <w:tc>
          <w:tcPr>
            <w:tcW w:w="4331" w:type="pct"/>
            <w:shd w:val="clear" w:color="auto" w:fill="F2F2F2" w:themeFill="background1" w:themeFillShade="F2"/>
          </w:tcPr>
          <w:p w14:paraId="676E641B" w14:textId="0C72D111" w:rsidR="00A84C16" w:rsidRPr="003160B0" w:rsidRDefault="00A84C16" w:rsidP="00A84C16">
            <w:pPr>
              <w:pStyle w:val="ListParagraph"/>
              <w:numPr>
                <w:ilvl w:val="0"/>
                <w:numId w:val="8"/>
              </w:numPr>
            </w:pPr>
            <w:r w:rsidRPr="003160B0">
              <w:t>Email notification is sent to user for Successful Load of data.</w:t>
            </w:r>
            <w:r>
              <w:t xml:space="preserve"> Click on the email link to view </w:t>
            </w:r>
            <w:r w:rsidR="00DC1BF2">
              <w:t>the results</w:t>
            </w:r>
            <w:r>
              <w:t>.</w:t>
            </w:r>
            <w:r w:rsidR="00715474">
              <w:t xml:space="preserve"> The email notification also includes the number of records</w:t>
            </w:r>
            <w:r w:rsidR="003B2E03">
              <w:t xml:space="preserve"> (Journal Lines)</w:t>
            </w:r>
            <w:r w:rsidR="00715474">
              <w:t xml:space="preserve"> successfully interfaced</w:t>
            </w:r>
            <w:r w:rsidR="00772CC9">
              <w:t>.</w:t>
            </w:r>
          </w:p>
          <w:p w14:paraId="0FFF3535" w14:textId="40847A34" w:rsidR="00A84C16" w:rsidRDefault="00E74C6B" w:rsidP="00F02E2F">
            <w:pPr>
              <w:pStyle w:val="BodyText"/>
              <w:ind w:left="0"/>
            </w:pPr>
            <w:r>
              <w:rPr>
                <w:noProof/>
              </w:rPr>
              <w:t xml:space="preserve"> </w:t>
            </w:r>
            <w:r w:rsidRPr="00E74C6B">
              <w:rPr>
                <w:noProof/>
              </w:rPr>
              <w:drawing>
                <wp:inline distT="0" distB="0" distL="0" distR="0" wp14:anchorId="1D5B3AA7" wp14:editId="4FE5DE0D">
                  <wp:extent cx="5416550" cy="1361440"/>
                  <wp:effectExtent l="0" t="0" r="0" b="0"/>
                  <wp:docPr id="952561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561827" name=""/>
                          <pic:cNvPicPr/>
                        </pic:nvPicPr>
                        <pic:blipFill>
                          <a:blip r:embed="rId18"/>
                          <a:stretch>
                            <a:fillRect/>
                          </a:stretch>
                        </pic:blipFill>
                        <pic:spPr>
                          <a:xfrm>
                            <a:off x="0" y="0"/>
                            <a:ext cx="5416550" cy="1361440"/>
                          </a:xfrm>
                          <a:prstGeom prst="rect">
                            <a:avLst/>
                          </a:prstGeom>
                        </pic:spPr>
                      </pic:pic>
                    </a:graphicData>
                  </a:graphic>
                </wp:inline>
              </w:drawing>
            </w:r>
          </w:p>
          <w:p w14:paraId="17879EAB" w14:textId="7F0FA499" w:rsidR="6F963EC1" w:rsidRDefault="6F963EC1" w:rsidP="60ABFC69">
            <w:pPr>
              <w:pStyle w:val="BodyText"/>
              <w:numPr>
                <w:ilvl w:val="0"/>
                <w:numId w:val="8"/>
              </w:numPr>
            </w:pPr>
            <w:r>
              <w:t xml:space="preserve">Double-click the </w:t>
            </w:r>
            <w:r w:rsidR="004A3B70">
              <w:t>Link to Interface Result</w:t>
            </w:r>
            <w:r>
              <w:t xml:space="preserve"> in the email notification.</w:t>
            </w:r>
          </w:p>
          <w:p w14:paraId="2BA771D3" w14:textId="3CFB22A8" w:rsidR="00EE64CC" w:rsidRDefault="00A55CB4" w:rsidP="00A55CB4">
            <w:pPr>
              <w:pStyle w:val="BodyText"/>
              <w:ind w:left="720"/>
            </w:pPr>
            <w:r w:rsidRPr="00A55CB4">
              <w:rPr>
                <w:b/>
                <w:bCs/>
                <w:color w:val="FF0000"/>
              </w:rPr>
              <w:t>Note:</w:t>
            </w:r>
            <w:r w:rsidRPr="00A55CB4">
              <w:t xml:space="preserve"> </w:t>
            </w:r>
            <w:r>
              <w:t>as mentioned in the Pre-Requisites section, accessing the ‘Link to the Interface Result” in the email would require users to have “</w:t>
            </w:r>
            <w:r w:rsidR="00E74C6B">
              <w:t>Financials Processor</w:t>
            </w:r>
            <w:r>
              <w:t>” role</w:t>
            </w:r>
          </w:p>
          <w:p w14:paraId="016B89FF" w14:textId="026D4FB4" w:rsidR="00EE64CC" w:rsidRDefault="00EE64CC" w:rsidP="000640D6">
            <w:pPr>
              <w:pStyle w:val="BodyText"/>
              <w:numPr>
                <w:ilvl w:val="0"/>
                <w:numId w:val="8"/>
              </w:numPr>
            </w:pPr>
            <w:r>
              <w:t xml:space="preserve">Double-click </w:t>
            </w:r>
            <w:proofErr w:type="spellStart"/>
            <w:r w:rsidR="006E075C">
              <w:t>RunGroup</w:t>
            </w:r>
            <w:proofErr w:type="spellEnd"/>
            <w:r w:rsidR="006E075C">
              <w:t xml:space="preserve"> to open the record.</w:t>
            </w:r>
          </w:p>
          <w:p w14:paraId="1DFCDCEF" w14:textId="02D7DF25" w:rsidR="004A3B70" w:rsidRDefault="000122CF" w:rsidP="004A3B70">
            <w:pPr>
              <w:pStyle w:val="BodyText"/>
              <w:ind w:left="0"/>
            </w:pPr>
            <w:r w:rsidRPr="000122CF">
              <w:rPr>
                <w:noProof/>
              </w:rPr>
              <w:drawing>
                <wp:inline distT="0" distB="0" distL="0" distR="0" wp14:anchorId="2E982E10" wp14:editId="1F2BE852">
                  <wp:extent cx="5416550" cy="1229360"/>
                  <wp:effectExtent l="0" t="0" r="0" b="8890"/>
                  <wp:docPr id="1452290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290148" name=""/>
                          <pic:cNvPicPr/>
                        </pic:nvPicPr>
                        <pic:blipFill>
                          <a:blip r:embed="rId19"/>
                          <a:stretch>
                            <a:fillRect/>
                          </a:stretch>
                        </pic:blipFill>
                        <pic:spPr>
                          <a:xfrm>
                            <a:off x="0" y="0"/>
                            <a:ext cx="5416550" cy="1229360"/>
                          </a:xfrm>
                          <a:prstGeom prst="rect">
                            <a:avLst/>
                          </a:prstGeom>
                        </pic:spPr>
                      </pic:pic>
                    </a:graphicData>
                  </a:graphic>
                </wp:inline>
              </w:drawing>
            </w:r>
          </w:p>
          <w:p w14:paraId="7DB3E2A2" w14:textId="77777777" w:rsidR="003160B0" w:rsidRDefault="00445E36" w:rsidP="00445E36">
            <w:pPr>
              <w:pStyle w:val="BodyText"/>
              <w:numPr>
                <w:ilvl w:val="0"/>
                <w:numId w:val="8"/>
              </w:numPr>
            </w:pPr>
            <w:r>
              <w:t>The Journal</w:t>
            </w:r>
            <w:r w:rsidR="003B2E03">
              <w:t>s created will be available</w:t>
            </w:r>
          </w:p>
          <w:p w14:paraId="14CCE880" w14:textId="77777777" w:rsidR="003B2E03" w:rsidRDefault="003B2E03" w:rsidP="003B2E03">
            <w:pPr>
              <w:pStyle w:val="BodyText"/>
              <w:ind w:left="0"/>
              <w:rPr>
                <w:b/>
                <w:bCs/>
              </w:rPr>
            </w:pPr>
            <w:r w:rsidRPr="003B2E03">
              <w:rPr>
                <w:b/>
                <w:bCs/>
                <w:noProof/>
              </w:rPr>
              <w:lastRenderedPageBreak/>
              <w:drawing>
                <wp:inline distT="0" distB="0" distL="0" distR="0" wp14:anchorId="74A4E6CF" wp14:editId="75377DE3">
                  <wp:extent cx="5416550" cy="1343660"/>
                  <wp:effectExtent l="0" t="0" r="0" b="8890"/>
                  <wp:docPr id="906660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660228" name=""/>
                          <pic:cNvPicPr/>
                        </pic:nvPicPr>
                        <pic:blipFill>
                          <a:blip r:embed="rId20"/>
                          <a:stretch>
                            <a:fillRect/>
                          </a:stretch>
                        </pic:blipFill>
                        <pic:spPr>
                          <a:xfrm>
                            <a:off x="0" y="0"/>
                            <a:ext cx="5416550" cy="1343660"/>
                          </a:xfrm>
                          <a:prstGeom prst="rect">
                            <a:avLst/>
                          </a:prstGeom>
                        </pic:spPr>
                      </pic:pic>
                    </a:graphicData>
                  </a:graphic>
                </wp:inline>
              </w:drawing>
            </w:r>
          </w:p>
          <w:p w14:paraId="5FDA0D86" w14:textId="7B3594B6" w:rsidR="003B2E03" w:rsidRDefault="00BC38C2" w:rsidP="003B2E03">
            <w:pPr>
              <w:pStyle w:val="BodyText"/>
              <w:ind w:left="0"/>
              <w:rPr>
                <w:b/>
                <w:bCs/>
              </w:rPr>
            </w:pPr>
            <w:r w:rsidRPr="00BC38C2">
              <w:rPr>
                <w:b/>
                <w:bCs/>
                <w:noProof/>
              </w:rPr>
              <w:drawing>
                <wp:inline distT="0" distB="0" distL="0" distR="0" wp14:anchorId="51970ED0" wp14:editId="2B2035C7">
                  <wp:extent cx="5416550" cy="1373505"/>
                  <wp:effectExtent l="0" t="0" r="0" b="0"/>
                  <wp:docPr id="585372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372122" name=""/>
                          <pic:cNvPicPr/>
                        </pic:nvPicPr>
                        <pic:blipFill>
                          <a:blip r:embed="rId21"/>
                          <a:stretch>
                            <a:fillRect/>
                          </a:stretch>
                        </pic:blipFill>
                        <pic:spPr>
                          <a:xfrm>
                            <a:off x="0" y="0"/>
                            <a:ext cx="5416550" cy="1373505"/>
                          </a:xfrm>
                          <a:prstGeom prst="rect">
                            <a:avLst/>
                          </a:prstGeom>
                        </pic:spPr>
                      </pic:pic>
                    </a:graphicData>
                  </a:graphic>
                </wp:inline>
              </w:drawing>
            </w:r>
          </w:p>
          <w:p w14:paraId="563A9FAE" w14:textId="051AEA8D" w:rsidR="003B2E03" w:rsidRPr="003B2E03" w:rsidRDefault="003B2E03" w:rsidP="003B2E03">
            <w:pPr>
              <w:pStyle w:val="BodyText"/>
              <w:ind w:left="0"/>
              <w:rPr>
                <w:b/>
                <w:bCs/>
              </w:rPr>
            </w:pPr>
          </w:p>
        </w:tc>
        <w:tc>
          <w:tcPr>
            <w:tcW w:w="412" w:type="pct"/>
            <w:shd w:val="clear" w:color="auto" w:fill="F2F2F2" w:themeFill="background1" w:themeFillShade="F2"/>
          </w:tcPr>
          <w:p w14:paraId="1AEB0EAA" w14:textId="42EDA156" w:rsidR="00074BD3" w:rsidRDefault="00A02F33" w:rsidP="002F1750">
            <w:pPr>
              <w:pStyle w:val="BodyText"/>
              <w:spacing w:before="0"/>
              <w:ind w:left="0"/>
              <w:jc w:val="center"/>
              <w:rPr>
                <w:b/>
                <w:bCs/>
                <w:color w:val="00B050"/>
                <w:lang w:val="es-AR"/>
              </w:rPr>
            </w:pPr>
            <w:r w:rsidRPr="00B778CA">
              <w:rPr>
                <w:b/>
                <w:bCs/>
                <w:color w:val="00B050"/>
                <w:lang w:val="es-AR"/>
              </w:rPr>
              <w:lastRenderedPageBreak/>
              <w:t>PASS</w:t>
            </w:r>
          </w:p>
          <w:p w14:paraId="220CC6D5" w14:textId="77777777" w:rsidR="003160B0" w:rsidRPr="00B778CA" w:rsidRDefault="003160B0" w:rsidP="002F1750">
            <w:pPr>
              <w:pStyle w:val="BodyText"/>
              <w:spacing w:before="0"/>
              <w:ind w:left="0"/>
              <w:jc w:val="center"/>
              <w:rPr>
                <w:b/>
                <w:bCs/>
                <w:color w:val="00B050"/>
                <w:lang w:val="es-AR"/>
              </w:rPr>
            </w:pPr>
          </w:p>
        </w:tc>
      </w:tr>
      <w:tr w:rsidR="00E07B7F" w14:paraId="70A1DF93" w14:textId="77777777" w:rsidTr="318CCD35">
        <w:trPr>
          <w:cnfStyle w:val="000000010000" w:firstRow="0" w:lastRow="0" w:firstColumn="0" w:lastColumn="0" w:oddVBand="0" w:evenVBand="0" w:oddHBand="0" w:evenHBand="1" w:firstRowFirstColumn="0" w:firstRowLastColumn="0" w:lastRowFirstColumn="0" w:lastRowLastColumn="0"/>
          <w:trHeight w:val="413"/>
        </w:trPr>
        <w:tc>
          <w:tcPr>
            <w:tcW w:w="257" w:type="pct"/>
            <w:shd w:val="clear" w:color="auto" w:fill="F2F2F2" w:themeFill="background1" w:themeFillShade="F2"/>
          </w:tcPr>
          <w:p w14:paraId="79A93521" w14:textId="1F979A11" w:rsidR="00E07B7F" w:rsidRDefault="00F63B3C" w:rsidP="002F1750">
            <w:pPr>
              <w:pStyle w:val="BodyText"/>
              <w:spacing w:before="0"/>
              <w:ind w:left="0"/>
              <w:jc w:val="center"/>
              <w:rPr>
                <w:b/>
                <w:bCs/>
                <w:lang w:val="es-AR"/>
              </w:rPr>
            </w:pPr>
            <w:r>
              <w:rPr>
                <w:b/>
                <w:bCs/>
                <w:lang w:val="es-AR"/>
              </w:rPr>
              <w:t>4</w:t>
            </w:r>
          </w:p>
        </w:tc>
        <w:tc>
          <w:tcPr>
            <w:tcW w:w="4331" w:type="pct"/>
            <w:shd w:val="clear" w:color="auto" w:fill="F2F2F2" w:themeFill="background1" w:themeFillShade="F2"/>
          </w:tcPr>
          <w:p w14:paraId="685DF083" w14:textId="4217B998" w:rsidR="00472A2B" w:rsidRDefault="00052DD3" w:rsidP="00A84C16">
            <w:pPr>
              <w:pStyle w:val="ListParagraph"/>
              <w:numPr>
                <w:ilvl w:val="0"/>
                <w:numId w:val="8"/>
              </w:numPr>
            </w:pPr>
            <w:r>
              <w:t>The work unit generated can also be checked to ensure that the IPA process ran smoothly without errors</w:t>
            </w:r>
            <w:r w:rsidR="00867FCF">
              <w:t>. This is where the Process Server Administrator should go should there be any errors encountered</w:t>
            </w:r>
            <w:r w:rsidR="00171CCE">
              <w:t xml:space="preserve"> in the processing.</w:t>
            </w:r>
          </w:p>
          <w:p w14:paraId="64129D57" w14:textId="0168BE66" w:rsidR="00171CCE" w:rsidRDefault="00171CCE" w:rsidP="00171CCE">
            <w:pPr>
              <w:pStyle w:val="ListParagraph"/>
            </w:pPr>
          </w:p>
          <w:p w14:paraId="409D414C" w14:textId="65D89E61" w:rsidR="003B2E03" w:rsidRDefault="00CB1A57" w:rsidP="003B2E03">
            <w:pPr>
              <w:pStyle w:val="ListParagraph"/>
            </w:pPr>
            <w:r>
              <w:t xml:space="preserve">Navigation </w:t>
            </w:r>
            <w:r w:rsidR="00171CCE">
              <w:t>Path: Process Server Administrator role &gt; Administration &gt; Work Units &gt; Work Units &gt; check the Work Unit status</w:t>
            </w:r>
            <w:r>
              <w:t xml:space="preserve"> -</w:t>
            </w:r>
            <w:r w:rsidR="008D764C">
              <w:t xml:space="preserve"> “Completed”.</w:t>
            </w:r>
          </w:p>
          <w:p w14:paraId="58A57A44" w14:textId="7D664C7F" w:rsidR="003B2E03" w:rsidRPr="003B2E03" w:rsidRDefault="008878EE" w:rsidP="003B2E03">
            <w:r w:rsidRPr="008878EE">
              <w:rPr>
                <w:noProof/>
              </w:rPr>
              <w:drawing>
                <wp:inline distT="0" distB="0" distL="0" distR="0" wp14:anchorId="5891A3F7" wp14:editId="664C1012">
                  <wp:extent cx="5416550" cy="526415"/>
                  <wp:effectExtent l="0" t="0" r="0" b="6985"/>
                  <wp:docPr id="1705559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559829" name=""/>
                          <pic:cNvPicPr/>
                        </pic:nvPicPr>
                        <pic:blipFill>
                          <a:blip r:embed="rId22"/>
                          <a:stretch>
                            <a:fillRect/>
                          </a:stretch>
                        </pic:blipFill>
                        <pic:spPr>
                          <a:xfrm>
                            <a:off x="0" y="0"/>
                            <a:ext cx="5416550" cy="526415"/>
                          </a:xfrm>
                          <a:prstGeom prst="rect">
                            <a:avLst/>
                          </a:prstGeom>
                        </pic:spPr>
                      </pic:pic>
                    </a:graphicData>
                  </a:graphic>
                </wp:inline>
              </w:drawing>
            </w:r>
          </w:p>
          <w:p w14:paraId="6B6823D4" w14:textId="3659E412" w:rsidR="00E07B7F" w:rsidRPr="00472A2B" w:rsidRDefault="00E07B7F" w:rsidP="00472A2B"/>
        </w:tc>
        <w:tc>
          <w:tcPr>
            <w:tcW w:w="412" w:type="pct"/>
            <w:shd w:val="clear" w:color="auto" w:fill="F2F2F2" w:themeFill="background1" w:themeFillShade="F2"/>
          </w:tcPr>
          <w:p w14:paraId="333DCA81" w14:textId="77777777" w:rsidR="00F63B3C" w:rsidRDefault="00F63B3C" w:rsidP="00F63B3C">
            <w:pPr>
              <w:pStyle w:val="BodyText"/>
              <w:spacing w:before="0"/>
              <w:ind w:left="0"/>
              <w:jc w:val="center"/>
              <w:rPr>
                <w:b/>
                <w:bCs/>
                <w:color w:val="00B050"/>
                <w:lang w:val="es-AR"/>
              </w:rPr>
            </w:pPr>
            <w:r w:rsidRPr="00B778CA">
              <w:rPr>
                <w:b/>
                <w:bCs/>
                <w:color w:val="00B050"/>
                <w:lang w:val="es-AR"/>
              </w:rPr>
              <w:t>PASS</w:t>
            </w:r>
          </w:p>
          <w:p w14:paraId="15336B23" w14:textId="77777777" w:rsidR="00E07B7F" w:rsidRPr="00B778CA" w:rsidRDefault="00E07B7F" w:rsidP="002F1750">
            <w:pPr>
              <w:pStyle w:val="BodyText"/>
              <w:spacing w:before="0"/>
              <w:ind w:left="0"/>
              <w:jc w:val="center"/>
              <w:rPr>
                <w:b/>
                <w:bCs/>
                <w:color w:val="00B050"/>
                <w:lang w:val="es-AR"/>
              </w:rPr>
            </w:pPr>
          </w:p>
        </w:tc>
      </w:tr>
    </w:tbl>
    <w:p w14:paraId="6280520D" w14:textId="77777777" w:rsidR="000D646F" w:rsidRDefault="000D646F" w:rsidP="00EB02CF"/>
    <w:p w14:paraId="03699427" w14:textId="557F0489" w:rsidR="00260DA5" w:rsidRDefault="00260DA5" w:rsidP="00260DA5">
      <w:pPr>
        <w:pStyle w:val="Heading3"/>
      </w:pPr>
      <w:r>
        <w:t xml:space="preserve">Results </w:t>
      </w:r>
    </w:p>
    <w:bookmarkEnd w:id="3"/>
    <w:bookmarkEnd w:id="4"/>
    <w:bookmarkEnd w:id="5"/>
    <w:p w14:paraId="3B1697D7" w14:textId="65EADD63" w:rsidR="00AE2FEA" w:rsidRPr="003160B0" w:rsidRDefault="3BEE10F8" w:rsidP="00E5367B">
      <w:pPr>
        <w:pStyle w:val="BodyText"/>
        <w:numPr>
          <w:ilvl w:val="0"/>
          <w:numId w:val="5"/>
        </w:numPr>
        <w:ind w:left="2160"/>
      </w:pPr>
      <w:r>
        <w:t>Files placed</w:t>
      </w:r>
      <w:r w:rsidR="002F1D57" w:rsidRPr="003160B0">
        <w:t xml:space="preserve"> in SFTP folder with the correct file naming conventions are consumed by IPA.</w:t>
      </w:r>
    </w:p>
    <w:p w14:paraId="5DAFB505" w14:textId="0784C375" w:rsidR="002F1D57" w:rsidRPr="003160B0" w:rsidRDefault="00D944DF" w:rsidP="00E5367B">
      <w:pPr>
        <w:pStyle w:val="BodyText"/>
        <w:numPr>
          <w:ilvl w:val="0"/>
          <w:numId w:val="5"/>
        </w:numPr>
        <w:ind w:left="2160"/>
      </w:pPr>
      <w:r w:rsidRPr="003160B0">
        <w:rPr>
          <w:lang w:eastAsia="en-US"/>
        </w:rPr>
        <w:t>A work unit is created for the processing of the files.</w:t>
      </w:r>
    </w:p>
    <w:p w14:paraId="0AA2CF7D" w14:textId="68D17794" w:rsidR="00D944DF" w:rsidRPr="003160B0" w:rsidRDefault="00DE7FD8" w:rsidP="00E5367B">
      <w:pPr>
        <w:pStyle w:val="BodyText"/>
        <w:numPr>
          <w:ilvl w:val="0"/>
          <w:numId w:val="5"/>
        </w:numPr>
        <w:ind w:left="2160"/>
      </w:pPr>
      <w:r w:rsidRPr="003160B0">
        <w:rPr>
          <w:rFonts w:cs="Arial"/>
          <w:lang w:eastAsia="en-US"/>
        </w:rPr>
        <w:t>File</w:t>
      </w:r>
      <w:r w:rsidR="00FB0646">
        <w:rPr>
          <w:rFonts w:cs="Arial"/>
          <w:lang w:eastAsia="en-US"/>
        </w:rPr>
        <w:t>s</w:t>
      </w:r>
      <w:r w:rsidRPr="003160B0">
        <w:rPr>
          <w:rFonts w:cs="Arial"/>
          <w:lang w:eastAsia="en-US"/>
        </w:rPr>
        <w:t xml:space="preserve"> are imported to </w:t>
      </w:r>
      <w:proofErr w:type="spellStart"/>
      <w:r w:rsidR="008878EE">
        <w:rPr>
          <w:rFonts w:cs="Arial"/>
          <w:lang w:eastAsia="en-US"/>
        </w:rPr>
        <w:t>GLTransactionInterface</w:t>
      </w:r>
      <w:proofErr w:type="spellEnd"/>
      <w:r w:rsidRPr="003160B0">
        <w:rPr>
          <w:rFonts w:cs="Arial"/>
          <w:lang w:eastAsia="en-US"/>
        </w:rPr>
        <w:t xml:space="preserve"> staging business class.</w:t>
      </w:r>
    </w:p>
    <w:p w14:paraId="62784996" w14:textId="638F7FD8" w:rsidR="00DE7FD8" w:rsidRPr="003160B0" w:rsidRDefault="00A729C0" w:rsidP="00E5367B">
      <w:pPr>
        <w:pStyle w:val="BodyText"/>
        <w:numPr>
          <w:ilvl w:val="0"/>
          <w:numId w:val="5"/>
        </w:numPr>
        <w:ind w:left="2160"/>
      </w:pPr>
      <w:r w:rsidRPr="003160B0">
        <w:rPr>
          <w:rFonts w:cs="Arial"/>
          <w:lang w:val="en-AU" w:eastAsia="en-US"/>
        </w:rPr>
        <w:t>IPA automatically interfaces the imported data in FSM.</w:t>
      </w:r>
    </w:p>
    <w:p w14:paraId="1EBCE24C" w14:textId="377AB638" w:rsidR="00361EEF" w:rsidRPr="003160B0" w:rsidRDefault="000D2F95" w:rsidP="00E5367B">
      <w:pPr>
        <w:pStyle w:val="BodyText"/>
        <w:numPr>
          <w:ilvl w:val="0"/>
          <w:numId w:val="5"/>
        </w:numPr>
        <w:ind w:left="2160"/>
      </w:pPr>
      <w:r>
        <w:t>Journal Control is</w:t>
      </w:r>
      <w:r w:rsidR="00361EEF" w:rsidRPr="003160B0">
        <w:t xml:space="preserve"> successfully created in FSM.</w:t>
      </w:r>
    </w:p>
    <w:p w14:paraId="0BC3E98B" w14:textId="2DDBB796" w:rsidR="003160B0" w:rsidRPr="003160B0" w:rsidRDefault="003160B0" w:rsidP="003160B0">
      <w:pPr>
        <w:pStyle w:val="ListParagraph"/>
        <w:numPr>
          <w:ilvl w:val="2"/>
          <w:numId w:val="5"/>
        </w:numPr>
      </w:pPr>
      <w:r w:rsidRPr="003160B0">
        <w:t xml:space="preserve">Email notification is sent to </w:t>
      </w:r>
      <w:r w:rsidR="7AEFF133">
        <w:t>users</w:t>
      </w:r>
      <w:r w:rsidRPr="003160B0">
        <w:t xml:space="preserve"> for Successful Load of data.</w:t>
      </w:r>
    </w:p>
    <w:p w14:paraId="0DE9AC1B" w14:textId="4007BE12" w:rsidR="00AE2FEA" w:rsidRDefault="00AE2FEA" w:rsidP="00E5367B"/>
    <w:p w14:paraId="0E9D4AE1" w14:textId="360A8BA2" w:rsidR="003A61B7" w:rsidRPr="00A35B84" w:rsidRDefault="003A61B7" w:rsidP="003A61B7">
      <w:pPr>
        <w:pStyle w:val="Heading2"/>
      </w:pPr>
      <w:bookmarkStart w:id="12" w:name="_Toc208517832"/>
      <w:r>
        <w:t xml:space="preserve">Scenario: </w:t>
      </w:r>
      <w:r w:rsidR="004D576E">
        <w:t>Error upon DB Import to GL Transaction Interface (Staging)</w:t>
      </w:r>
      <w:bookmarkEnd w:id="12"/>
    </w:p>
    <w:p w14:paraId="434E41E6" w14:textId="77777777" w:rsidR="003A61B7" w:rsidRDefault="003A61B7" w:rsidP="006F1629">
      <w:pPr>
        <w:pStyle w:val="Heading3"/>
        <w:numPr>
          <w:ilvl w:val="2"/>
          <w:numId w:val="14"/>
        </w:numPr>
      </w:pPr>
      <w:r>
        <w:t>Description</w:t>
      </w:r>
    </w:p>
    <w:p w14:paraId="11F6F398" w14:textId="22211AC7" w:rsidR="00D8290D" w:rsidRDefault="00D8290D" w:rsidP="00D8290D">
      <w:pPr>
        <w:pStyle w:val="Heading3"/>
        <w:numPr>
          <w:ilvl w:val="0"/>
          <w:numId w:val="21"/>
        </w:numPr>
        <w:tabs>
          <w:tab w:val="num" w:pos="360"/>
        </w:tabs>
        <w:ind w:firstLine="360"/>
        <w:jc w:val="both"/>
        <w:rPr>
          <w:b w:val="0"/>
          <w:caps w:val="0"/>
          <w:sz w:val="20"/>
        </w:rPr>
      </w:pPr>
      <w:r>
        <w:t xml:space="preserve">  </w:t>
      </w:r>
      <w:r>
        <w:rPr>
          <w:b w:val="0"/>
          <w:caps w:val="0"/>
          <w:sz w:val="20"/>
        </w:rPr>
        <w:t xml:space="preserve">When </w:t>
      </w:r>
      <w:r w:rsidRPr="009E0E27">
        <w:rPr>
          <w:b w:val="0"/>
          <w:caps w:val="0"/>
          <w:sz w:val="20"/>
        </w:rPr>
        <w:t xml:space="preserve">a user submits an </w:t>
      </w:r>
      <w:r>
        <w:rPr>
          <w:b w:val="0"/>
          <w:caps w:val="0"/>
          <w:sz w:val="20"/>
        </w:rPr>
        <w:t xml:space="preserve">inbound </w:t>
      </w:r>
      <w:r w:rsidRPr="009E0E27">
        <w:rPr>
          <w:b w:val="0"/>
          <w:caps w:val="0"/>
          <w:sz w:val="20"/>
        </w:rPr>
        <w:t xml:space="preserve">interface file </w:t>
      </w:r>
      <w:r>
        <w:rPr>
          <w:b w:val="0"/>
          <w:caps w:val="0"/>
          <w:sz w:val="20"/>
        </w:rPr>
        <w:t xml:space="preserve">to FSM </w:t>
      </w:r>
      <w:r w:rsidRPr="009E0E27">
        <w:rPr>
          <w:b w:val="0"/>
          <w:caps w:val="0"/>
          <w:sz w:val="20"/>
        </w:rPr>
        <w:t>with DB import issues</w:t>
      </w:r>
      <w:r>
        <w:rPr>
          <w:b w:val="0"/>
          <w:caps w:val="0"/>
          <w:sz w:val="20"/>
        </w:rPr>
        <w:t xml:space="preserve"> -</w:t>
      </w:r>
      <w:r w:rsidRPr="009E0E27">
        <w:rPr>
          <w:b w:val="0"/>
          <w:caps w:val="0"/>
          <w:sz w:val="20"/>
        </w:rPr>
        <w:t xml:space="preserve"> IPA will process the </w:t>
      </w:r>
      <w:r>
        <w:rPr>
          <w:b w:val="0"/>
          <w:caps w:val="0"/>
          <w:sz w:val="20"/>
        </w:rPr>
        <w:t>GL Transaction</w:t>
      </w:r>
      <w:r>
        <w:rPr>
          <w:b w:val="0"/>
          <w:caps w:val="0"/>
          <w:sz w:val="20"/>
        </w:rPr>
        <w:t xml:space="preserve"> </w:t>
      </w:r>
      <w:r w:rsidRPr="009E0E27">
        <w:rPr>
          <w:b w:val="0"/>
          <w:caps w:val="0"/>
          <w:sz w:val="20"/>
        </w:rPr>
        <w:t>interface files, validate the data, and return any detected errors.</w:t>
      </w:r>
    </w:p>
    <w:p w14:paraId="49EBC956" w14:textId="77777777" w:rsidR="00D8290D" w:rsidRDefault="00D8290D" w:rsidP="00D8290D">
      <w:pPr>
        <w:pStyle w:val="BodyText"/>
        <w:numPr>
          <w:ilvl w:val="0"/>
          <w:numId w:val="12"/>
        </w:numPr>
        <w:ind w:left="720" w:firstLine="360"/>
      </w:pPr>
      <w:r>
        <w:t>The i</w:t>
      </w:r>
      <w:r w:rsidRPr="009149AA">
        <w:t xml:space="preserve">nterface files may encounter </w:t>
      </w:r>
      <w:r>
        <w:t>DB Import</w:t>
      </w:r>
      <w:r w:rsidRPr="009149AA">
        <w:t xml:space="preserve"> issues due to, but not limited to, the following reasons:</w:t>
      </w:r>
    </w:p>
    <w:p w14:paraId="7597CE24" w14:textId="77777777" w:rsidR="00D8290D" w:rsidRPr="00623142" w:rsidRDefault="00D8290D" w:rsidP="00D8290D">
      <w:pPr>
        <w:pStyle w:val="BodyText"/>
        <w:numPr>
          <w:ilvl w:val="1"/>
          <w:numId w:val="12"/>
        </w:numPr>
      </w:pPr>
      <w:r w:rsidRPr="00623142">
        <w:t>Incorrect data format (</w:t>
      </w:r>
      <w:proofErr w:type="spellStart"/>
      <w:r w:rsidRPr="00623142">
        <w:t>i.e</w:t>
      </w:r>
      <w:proofErr w:type="spellEnd"/>
      <w:r w:rsidRPr="00623142">
        <w:t xml:space="preserve"> date formatting – YYYYMMDD, </w:t>
      </w:r>
      <w:proofErr w:type="spellStart"/>
      <w:r w:rsidRPr="00623142">
        <w:t>etc</w:t>
      </w:r>
      <w:proofErr w:type="spellEnd"/>
      <w:r w:rsidRPr="00623142">
        <w:t xml:space="preserve">) </w:t>
      </w:r>
    </w:p>
    <w:p w14:paraId="0EF2899D" w14:textId="77777777" w:rsidR="00125817" w:rsidRDefault="00D8290D" w:rsidP="00125817">
      <w:pPr>
        <w:pStyle w:val="BodyText"/>
        <w:numPr>
          <w:ilvl w:val="1"/>
          <w:numId w:val="12"/>
        </w:numPr>
      </w:pPr>
      <w:r w:rsidRPr="009149AA">
        <w:t>Misspelled headers or improper header formatting</w:t>
      </w:r>
      <w:r>
        <w:t>; column headers do not match FSM fields.</w:t>
      </w:r>
    </w:p>
    <w:p w14:paraId="453908D5" w14:textId="31C5DE6B" w:rsidR="00D8290D" w:rsidRPr="00125817" w:rsidRDefault="00D8290D" w:rsidP="00125817">
      <w:pPr>
        <w:pStyle w:val="BodyText"/>
        <w:ind w:left="2880"/>
      </w:pPr>
      <w:r w:rsidRPr="00125817">
        <w:rPr>
          <w:b/>
          <w:bCs/>
          <w:color w:val="FF0000"/>
        </w:rPr>
        <w:lastRenderedPageBreak/>
        <w:t xml:space="preserve">Note: </w:t>
      </w:r>
      <w:r w:rsidRPr="00125817">
        <w:rPr>
          <w:color w:val="000000" w:themeColor="text1"/>
        </w:rPr>
        <w:t>the interface files with incorrect file naming convention will not be processed by FTP.</w:t>
      </w:r>
    </w:p>
    <w:p w14:paraId="46B95E25" w14:textId="3814BE87" w:rsidR="00CA7F11" w:rsidRPr="00CA7F11" w:rsidRDefault="00CA7F11" w:rsidP="00D8290D">
      <w:pPr>
        <w:pStyle w:val="BodyText"/>
        <w:ind w:left="720"/>
      </w:pPr>
    </w:p>
    <w:p w14:paraId="2D717CAE" w14:textId="77777777" w:rsidR="003A61B7" w:rsidRDefault="003A61B7" w:rsidP="003A61B7">
      <w:pPr>
        <w:pStyle w:val="Heading3"/>
      </w:pPr>
      <w:r>
        <w:t xml:space="preserve">Test Steps </w:t>
      </w:r>
    </w:p>
    <w:tbl>
      <w:tblPr>
        <w:tblStyle w:val="InforTable0"/>
        <w:tblW w:w="5000" w:type="pct"/>
        <w:tblLayout w:type="fixed"/>
        <w:tblLook w:val="04A0" w:firstRow="1" w:lastRow="0" w:firstColumn="1" w:lastColumn="0" w:noHBand="0" w:noVBand="1"/>
      </w:tblPr>
      <w:tblGrid>
        <w:gridCol w:w="519"/>
        <w:gridCol w:w="8746"/>
        <w:gridCol w:w="832"/>
      </w:tblGrid>
      <w:tr w:rsidR="001D1A0A" w14:paraId="4C12B23F" w14:textId="77777777" w:rsidTr="008B599F">
        <w:trPr>
          <w:cnfStyle w:val="100000000000" w:firstRow="1" w:lastRow="0" w:firstColumn="0" w:lastColumn="0" w:oddVBand="0" w:evenVBand="0" w:oddHBand="0" w:evenHBand="0" w:firstRowFirstColumn="0" w:firstRowLastColumn="0" w:lastRowFirstColumn="0" w:lastRowLastColumn="0"/>
        </w:trPr>
        <w:tc>
          <w:tcPr>
            <w:tcW w:w="257" w:type="pct"/>
            <w:hideMark/>
          </w:tcPr>
          <w:p w14:paraId="0394FE3C" w14:textId="77777777" w:rsidR="001D1A0A" w:rsidRDefault="001D1A0A" w:rsidP="008B599F">
            <w:pPr>
              <w:pStyle w:val="BodyText"/>
              <w:ind w:left="0"/>
              <w:jc w:val="center"/>
              <w:rPr>
                <w:lang w:val="es-AR"/>
              </w:rPr>
            </w:pPr>
            <w:r>
              <w:rPr>
                <w:lang w:val="es-AR"/>
              </w:rPr>
              <w:t>No.</w:t>
            </w:r>
          </w:p>
        </w:tc>
        <w:tc>
          <w:tcPr>
            <w:tcW w:w="4331" w:type="pct"/>
            <w:hideMark/>
          </w:tcPr>
          <w:p w14:paraId="05EA0404" w14:textId="77777777" w:rsidR="001D1A0A" w:rsidRDefault="001D1A0A" w:rsidP="008B599F">
            <w:pPr>
              <w:pStyle w:val="BodyText"/>
              <w:ind w:left="0"/>
              <w:rPr>
                <w:lang w:val="es-AR"/>
              </w:rPr>
            </w:pPr>
            <w:proofErr w:type="spellStart"/>
            <w:r>
              <w:rPr>
                <w:lang w:val="es-AR"/>
              </w:rPr>
              <w:t>Steps</w:t>
            </w:r>
            <w:proofErr w:type="spellEnd"/>
          </w:p>
        </w:tc>
        <w:tc>
          <w:tcPr>
            <w:tcW w:w="412" w:type="pct"/>
            <w:hideMark/>
          </w:tcPr>
          <w:p w14:paraId="7DA8B41D" w14:textId="77777777" w:rsidR="001D1A0A" w:rsidRDefault="001D1A0A" w:rsidP="008B599F">
            <w:pPr>
              <w:pStyle w:val="BodyText"/>
              <w:ind w:left="0"/>
              <w:jc w:val="center"/>
              <w:rPr>
                <w:lang w:val="es-AR"/>
              </w:rPr>
            </w:pPr>
            <w:proofErr w:type="spellStart"/>
            <w:r>
              <w:rPr>
                <w:lang w:val="es-AR"/>
              </w:rPr>
              <w:t>Result</w:t>
            </w:r>
            <w:proofErr w:type="spellEnd"/>
          </w:p>
        </w:tc>
      </w:tr>
      <w:tr w:rsidR="001D1A0A" w14:paraId="5EC0D86C" w14:textId="77777777" w:rsidTr="008B599F">
        <w:trPr>
          <w:cnfStyle w:val="000000100000" w:firstRow="0" w:lastRow="0" w:firstColumn="0" w:lastColumn="0" w:oddVBand="0" w:evenVBand="0" w:oddHBand="1" w:evenHBand="0" w:firstRowFirstColumn="0" w:firstRowLastColumn="0" w:lastRowFirstColumn="0" w:lastRowLastColumn="0"/>
          <w:trHeight w:val="413"/>
        </w:trPr>
        <w:tc>
          <w:tcPr>
            <w:tcW w:w="257" w:type="pct"/>
            <w:shd w:val="clear" w:color="auto" w:fill="F2F2F2" w:themeFill="background1" w:themeFillShade="F2"/>
            <w:hideMark/>
          </w:tcPr>
          <w:p w14:paraId="044D0284" w14:textId="77777777" w:rsidR="001D1A0A" w:rsidRPr="002F668E" w:rsidRDefault="001D1A0A" w:rsidP="008B599F">
            <w:pPr>
              <w:pStyle w:val="BodyText"/>
              <w:spacing w:before="0"/>
              <w:ind w:left="0"/>
              <w:jc w:val="center"/>
              <w:rPr>
                <w:b/>
                <w:bCs/>
                <w:lang w:val="es-AR"/>
              </w:rPr>
            </w:pPr>
            <w:r w:rsidRPr="002F668E">
              <w:rPr>
                <w:b/>
                <w:bCs/>
                <w:lang w:val="es-AR"/>
              </w:rPr>
              <w:t>1</w:t>
            </w:r>
          </w:p>
        </w:tc>
        <w:tc>
          <w:tcPr>
            <w:tcW w:w="4331" w:type="pct"/>
            <w:shd w:val="clear" w:color="auto" w:fill="F2F2F2" w:themeFill="background1" w:themeFillShade="F2"/>
          </w:tcPr>
          <w:p w14:paraId="19663D73" w14:textId="77777777" w:rsidR="001D1A0A" w:rsidRDefault="001D1A0A" w:rsidP="008B599F">
            <w:pPr>
              <w:pStyle w:val="BodyText"/>
              <w:numPr>
                <w:ilvl w:val="0"/>
                <w:numId w:val="8"/>
              </w:numPr>
            </w:pPr>
            <w:r>
              <w:t xml:space="preserve">Log into FTP Program using </w:t>
            </w:r>
            <w:proofErr w:type="gramStart"/>
            <w:r>
              <w:t>the Infor</w:t>
            </w:r>
            <w:proofErr w:type="gramEnd"/>
            <w:r>
              <w:t xml:space="preserve"> SFTP credentials</w:t>
            </w:r>
          </w:p>
          <w:p w14:paraId="025020CD" w14:textId="77777777" w:rsidR="001D1A0A" w:rsidRDefault="001D1A0A" w:rsidP="008B599F">
            <w:pPr>
              <w:pStyle w:val="BodyText"/>
              <w:numPr>
                <w:ilvl w:val="0"/>
                <w:numId w:val="8"/>
              </w:numPr>
            </w:pPr>
            <w:r>
              <w:t xml:space="preserve">Navigate to this Folder directory: </w:t>
            </w:r>
          </w:p>
          <w:p w14:paraId="5706F88A" w14:textId="77777777" w:rsidR="001D1A0A" w:rsidRPr="00A35BB3" w:rsidRDefault="001D1A0A" w:rsidP="008B599F">
            <w:pPr>
              <w:pStyle w:val="BodyText"/>
              <w:ind w:left="720"/>
            </w:pPr>
            <w:r w:rsidRPr="005358B2">
              <w:t>/</w:t>
            </w:r>
            <w:proofErr w:type="spellStart"/>
            <w:r w:rsidRPr="005358B2">
              <w:t>Infor_FSM</w:t>
            </w:r>
            <w:proofErr w:type="spellEnd"/>
            <w:r w:rsidRPr="005358B2">
              <w:t>/</w:t>
            </w:r>
            <w:proofErr w:type="spellStart"/>
            <w:r>
              <w:t>GLTransactionInterface</w:t>
            </w:r>
            <w:proofErr w:type="spellEnd"/>
            <w:r w:rsidRPr="005358B2">
              <w:t>/Inbound</w:t>
            </w:r>
          </w:p>
          <w:p w14:paraId="4179BC72" w14:textId="77777777" w:rsidR="001D1A0A" w:rsidRDefault="001D1A0A" w:rsidP="008B599F">
            <w:pPr>
              <w:pStyle w:val="BodyText"/>
              <w:ind w:left="0"/>
            </w:pPr>
            <w:r w:rsidRPr="001116EB">
              <w:rPr>
                <w:noProof/>
              </w:rPr>
              <w:drawing>
                <wp:inline distT="0" distB="0" distL="0" distR="0" wp14:anchorId="10847B2F" wp14:editId="457677E4">
                  <wp:extent cx="5416550" cy="2314575"/>
                  <wp:effectExtent l="0" t="0" r="0" b="9525"/>
                  <wp:docPr id="1896542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550750" name=""/>
                          <pic:cNvPicPr/>
                        </pic:nvPicPr>
                        <pic:blipFill>
                          <a:blip r:embed="rId14"/>
                          <a:stretch>
                            <a:fillRect/>
                          </a:stretch>
                        </pic:blipFill>
                        <pic:spPr>
                          <a:xfrm>
                            <a:off x="0" y="0"/>
                            <a:ext cx="5416550" cy="2314575"/>
                          </a:xfrm>
                          <a:prstGeom prst="rect">
                            <a:avLst/>
                          </a:prstGeom>
                        </pic:spPr>
                      </pic:pic>
                    </a:graphicData>
                  </a:graphic>
                </wp:inline>
              </w:drawing>
            </w:r>
          </w:p>
          <w:p w14:paraId="763F4AFC" w14:textId="77777777" w:rsidR="001D1A0A" w:rsidRDefault="001D1A0A" w:rsidP="008B599F">
            <w:pPr>
              <w:pStyle w:val="BodyText"/>
              <w:numPr>
                <w:ilvl w:val="0"/>
                <w:numId w:val="8"/>
              </w:numPr>
            </w:pPr>
            <w:r>
              <w:t>Drop the GL Transaction inbound file in the directory.</w:t>
            </w:r>
          </w:p>
          <w:p w14:paraId="752CA320" w14:textId="0F174CB6" w:rsidR="001D1A0A" w:rsidRDefault="002B2B52" w:rsidP="008B599F">
            <w:pPr>
              <w:pStyle w:val="BodyText"/>
              <w:ind w:left="0"/>
            </w:pPr>
            <w:r w:rsidRPr="002B2B52">
              <w:drawing>
                <wp:inline distT="0" distB="0" distL="0" distR="0" wp14:anchorId="0BE6A149" wp14:editId="29C625B8">
                  <wp:extent cx="5416550" cy="1657985"/>
                  <wp:effectExtent l="0" t="0" r="0" b="0"/>
                  <wp:docPr id="681286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286908" name=""/>
                          <pic:cNvPicPr/>
                        </pic:nvPicPr>
                        <pic:blipFill>
                          <a:blip r:embed="rId23"/>
                          <a:stretch>
                            <a:fillRect/>
                          </a:stretch>
                        </pic:blipFill>
                        <pic:spPr>
                          <a:xfrm>
                            <a:off x="0" y="0"/>
                            <a:ext cx="5416550" cy="1657985"/>
                          </a:xfrm>
                          <a:prstGeom prst="rect">
                            <a:avLst/>
                          </a:prstGeom>
                        </pic:spPr>
                      </pic:pic>
                    </a:graphicData>
                  </a:graphic>
                </wp:inline>
              </w:drawing>
            </w:r>
          </w:p>
          <w:p w14:paraId="4C7AECF3" w14:textId="77777777" w:rsidR="001D1A0A" w:rsidRDefault="001D1A0A" w:rsidP="008B599F">
            <w:pPr>
              <w:pStyle w:val="BodyText"/>
              <w:numPr>
                <w:ilvl w:val="0"/>
                <w:numId w:val="8"/>
              </w:numPr>
            </w:pPr>
            <w:r>
              <w:t>Wait for file channel to trigger scanning (currently scheduled every 5 mins)</w:t>
            </w:r>
          </w:p>
          <w:p w14:paraId="22E0F687" w14:textId="77777777" w:rsidR="001D1A0A" w:rsidRPr="000027CE" w:rsidRDefault="001D1A0A" w:rsidP="008B599F">
            <w:pPr>
              <w:pStyle w:val="BodyText"/>
              <w:numPr>
                <w:ilvl w:val="1"/>
                <w:numId w:val="8"/>
              </w:numPr>
            </w:pPr>
            <w:r>
              <w:t>For manual trigger for the file scanning, refer to Step 2</w:t>
            </w:r>
          </w:p>
        </w:tc>
        <w:tc>
          <w:tcPr>
            <w:tcW w:w="412" w:type="pct"/>
            <w:shd w:val="clear" w:color="auto" w:fill="F2F2F2" w:themeFill="background1" w:themeFillShade="F2"/>
          </w:tcPr>
          <w:p w14:paraId="2B5E6120" w14:textId="77777777" w:rsidR="001D1A0A" w:rsidRPr="00B778CA" w:rsidRDefault="001D1A0A" w:rsidP="008B599F">
            <w:pPr>
              <w:pStyle w:val="BodyText"/>
              <w:spacing w:before="0"/>
              <w:ind w:left="0"/>
              <w:jc w:val="center"/>
              <w:rPr>
                <w:b/>
                <w:bCs/>
                <w:lang w:val="es-AR"/>
              </w:rPr>
            </w:pPr>
            <w:r w:rsidRPr="00B778CA">
              <w:rPr>
                <w:b/>
                <w:bCs/>
                <w:color w:val="00B050"/>
                <w:lang w:val="es-AR"/>
              </w:rPr>
              <w:t>PASS</w:t>
            </w:r>
          </w:p>
        </w:tc>
      </w:tr>
      <w:tr w:rsidR="001D1A0A" w14:paraId="3F67BA68" w14:textId="77777777" w:rsidTr="008B599F">
        <w:trPr>
          <w:cnfStyle w:val="000000010000" w:firstRow="0" w:lastRow="0" w:firstColumn="0" w:lastColumn="0" w:oddVBand="0" w:evenVBand="0" w:oddHBand="0" w:evenHBand="1" w:firstRowFirstColumn="0" w:firstRowLastColumn="0" w:lastRowFirstColumn="0" w:lastRowLastColumn="0"/>
          <w:trHeight w:val="413"/>
        </w:trPr>
        <w:tc>
          <w:tcPr>
            <w:tcW w:w="257" w:type="pct"/>
            <w:shd w:val="clear" w:color="auto" w:fill="F2F2F2" w:themeFill="background1" w:themeFillShade="F2"/>
          </w:tcPr>
          <w:p w14:paraId="273B923C" w14:textId="77777777" w:rsidR="001D1A0A" w:rsidRPr="002F668E" w:rsidRDefault="001D1A0A" w:rsidP="008B599F">
            <w:pPr>
              <w:pStyle w:val="BodyText"/>
              <w:spacing w:before="0"/>
              <w:ind w:left="0"/>
              <w:jc w:val="center"/>
              <w:rPr>
                <w:b/>
                <w:bCs/>
                <w:lang w:val="es-AR"/>
              </w:rPr>
            </w:pPr>
            <w:r>
              <w:rPr>
                <w:b/>
                <w:bCs/>
                <w:lang w:val="es-AR"/>
              </w:rPr>
              <w:t>2</w:t>
            </w:r>
          </w:p>
        </w:tc>
        <w:tc>
          <w:tcPr>
            <w:tcW w:w="4331" w:type="pct"/>
            <w:shd w:val="clear" w:color="auto" w:fill="F2F2F2" w:themeFill="background1" w:themeFillShade="F2"/>
          </w:tcPr>
          <w:p w14:paraId="3365C9F6" w14:textId="77777777" w:rsidR="001D1A0A" w:rsidRPr="00976A0F" w:rsidRDefault="001D1A0A" w:rsidP="008B599F">
            <w:pPr>
              <w:pStyle w:val="BodyText"/>
              <w:numPr>
                <w:ilvl w:val="0"/>
                <w:numId w:val="8"/>
              </w:numPr>
            </w:pPr>
            <w:r>
              <w:t xml:space="preserve">Log into Infor FSM as Process Server Administrator &gt; Administration &gt; Channels Administrator &gt; File Channels tab &gt; </w:t>
            </w:r>
            <w:r w:rsidRPr="00976A0F">
              <w:t xml:space="preserve">Search for </w:t>
            </w:r>
            <w:proofErr w:type="spellStart"/>
            <w:r>
              <w:t>SONH_GLTransactionInterface</w:t>
            </w:r>
            <w:proofErr w:type="spellEnd"/>
            <w:r>
              <w:t xml:space="preserve"> in the Channel Name</w:t>
            </w:r>
            <w:r w:rsidRPr="00976A0F">
              <w:t>.</w:t>
            </w:r>
          </w:p>
          <w:p w14:paraId="6301A4C0" w14:textId="77777777" w:rsidR="001D1A0A" w:rsidRDefault="001D1A0A" w:rsidP="008B599F">
            <w:pPr>
              <w:pStyle w:val="BodyText"/>
              <w:numPr>
                <w:ilvl w:val="0"/>
                <w:numId w:val="8"/>
              </w:numPr>
            </w:pPr>
            <w:r>
              <w:t>Right click and click Scan Now.</w:t>
            </w:r>
          </w:p>
          <w:p w14:paraId="511A5767" w14:textId="77777777" w:rsidR="001D1A0A" w:rsidRDefault="001D1A0A" w:rsidP="008B599F">
            <w:pPr>
              <w:pStyle w:val="BodyText"/>
              <w:ind w:left="0"/>
            </w:pPr>
            <w:r w:rsidRPr="002F1DF0">
              <w:rPr>
                <w:noProof/>
              </w:rPr>
              <w:drawing>
                <wp:inline distT="0" distB="0" distL="0" distR="0" wp14:anchorId="656DC369" wp14:editId="3EEE729B">
                  <wp:extent cx="5416550" cy="1550035"/>
                  <wp:effectExtent l="0" t="0" r="0" b="0"/>
                  <wp:docPr id="231150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267738" name=""/>
                          <pic:cNvPicPr/>
                        </pic:nvPicPr>
                        <pic:blipFill>
                          <a:blip r:embed="rId16"/>
                          <a:stretch>
                            <a:fillRect/>
                          </a:stretch>
                        </pic:blipFill>
                        <pic:spPr>
                          <a:xfrm>
                            <a:off x="0" y="0"/>
                            <a:ext cx="5416550" cy="1550035"/>
                          </a:xfrm>
                          <a:prstGeom prst="rect">
                            <a:avLst/>
                          </a:prstGeom>
                        </pic:spPr>
                      </pic:pic>
                    </a:graphicData>
                  </a:graphic>
                </wp:inline>
              </w:drawing>
            </w:r>
          </w:p>
          <w:p w14:paraId="7A97FBB5" w14:textId="77777777" w:rsidR="001D1A0A" w:rsidRDefault="001D1A0A" w:rsidP="008B599F">
            <w:pPr>
              <w:pStyle w:val="BodyText"/>
              <w:numPr>
                <w:ilvl w:val="0"/>
                <w:numId w:val="8"/>
              </w:numPr>
            </w:pPr>
            <w:r>
              <w:t xml:space="preserve">Last Message Received Time of the </w:t>
            </w:r>
            <w:proofErr w:type="spellStart"/>
            <w:r>
              <w:t>GLTransactionInterface</w:t>
            </w:r>
            <w:proofErr w:type="spellEnd"/>
            <w:r>
              <w:t xml:space="preserve"> under the File Receiver List would be updated to the current date and run time.</w:t>
            </w:r>
          </w:p>
          <w:p w14:paraId="33A0412C" w14:textId="3AA92867" w:rsidR="001D1A0A" w:rsidRDefault="006A5B14" w:rsidP="008B599F">
            <w:pPr>
              <w:pStyle w:val="BodyText"/>
              <w:ind w:left="0"/>
            </w:pPr>
            <w:r w:rsidRPr="006A5B14">
              <w:lastRenderedPageBreak/>
              <w:drawing>
                <wp:inline distT="0" distB="0" distL="0" distR="0" wp14:anchorId="067FD083" wp14:editId="706EE3F0">
                  <wp:extent cx="5416550" cy="1279525"/>
                  <wp:effectExtent l="0" t="0" r="0" b="0"/>
                  <wp:docPr id="91841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41934" name=""/>
                          <pic:cNvPicPr/>
                        </pic:nvPicPr>
                        <pic:blipFill>
                          <a:blip r:embed="rId24"/>
                          <a:stretch>
                            <a:fillRect/>
                          </a:stretch>
                        </pic:blipFill>
                        <pic:spPr>
                          <a:xfrm>
                            <a:off x="0" y="0"/>
                            <a:ext cx="5416550" cy="1279525"/>
                          </a:xfrm>
                          <a:prstGeom prst="rect">
                            <a:avLst/>
                          </a:prstGeom>
                        </pic:spPr>
                      </pic:pic>
                    </a:graphicData>
                  </a:graphic>
                </wp:inline>
              </w:drawing>
            </w:r>
          </w:p>
          <w:p w14:paraId="3559F2F8" w14:textId="7304C81F" w:rsidR="001D1A0A" w:rsidRPr="00CF5C19" w:rsidRDefault="001D1A0A" w:rsidP="00CF5C19">
            <w:pPr>
              <w:pStyle w:val="BodyText"/>
              <w:numPr>
                <w:ilvl w:val="0"/>
                <w:numId w:val="8"/>
              </w:numPr>
            </w:pPr>
            <w:r>
              <w:t>Files would be consumed when the FTP Program folder is refreshed.</w:t>
            </w:r>
          </w:p>
        </w:tc>
        <w:tc>
          <w:tcPr>
            <w:tcW w:w="412" w:type="pct"/>
            <w:shd w:val="clear" w:color="auto" w:fill="F2F2F2" w:themeFill="background1" w:themeFillShade="F2"/>
          </w:tcPr>
          <w:p w14:paraId="56CADC06" w14:textId="77777777" w:rsidR="001D1A0A" w:rsidRPr="00B778CA" w:rsidRDefault="001D1A0A" w:rsidP="008B599F">
            <w:pPr>
              <w:pStyle w:val="BodyText"/>
              <w:spacing w:before="0"/>
              <w:ind w:left="0"/>
              <w:jc w:val="center"/>
              <w:rPr>
                <w:b/>
                <w:bCs/>
                <w:color w:val="00B050"/>
                <w:lang w:val="es-AR"/>
              </w:rPr>
            </w:pPr>
            <w:r w:rsidRPr="00B778CA">
              <w:rPr>
                <w:b/>
                <w:bCs/>
                <w:color w:val="00B050"/>
                <w:lang w:val="es-AR"/>
              </w:rPr>
              <w:lastRenderedPageBreak/>
              <w:t>PASS</w:t>
            </w:r>
          </w:p>
        </w:tc>
      </w:tr>
      <w:tr w:rsidR="001D1A0A" w14:paraId="5D5EC40D" w14:textId="77777777" w:rsidTr="008B599F">
        <w:trPr>
          <w:cnfStyle w:val="000000100000" w:firstRow="0" w:lastRow="0" w:firstColumn="0" w:lastColumn="0" w:oddVBand="0" w:evenVBand="0" w:oddHBand="1" w:evenHBand="0" w:firstRowFirstColumn="0" w:firstRowLastColumn="0" w:lastRowFirstColumn="0" w:lastRowLastColumn="0"/>
          <w:trHeight w:val="413"/>
        </w:trPr>
        <w:tc>
          <w:tcPr>
            <w:tcW w:w="257" w:type="pct"/>
            <w:shd w:val="clear" w:color="auto" w:fill="F2F2F2" w:themeFill="background1" w:themeFillShade="F2"/>
          </w:tcPr>
          <w:p w14:paraId="0966F4A9" w14:textId="77777777" w:rsidR="001D1A0A" w:rsidRDefault="001D1A0A" w:rsidP="008B599F">
            <w:pPr>
              <w:pStyle w:val="BodyText"/>
              <w:spacing w:before="0"/>
              <w:ind w:left="0"/>
              <w:jc w:val="center"/>
              <w:rPr>
                <w:b/>
                <w:bCs/>
                <w:lang w:val="es-AR"/>
              </w:rPr>
            </w:pPr>
            <w:r>
              <w:rPr>
                <w:b/>
                <w:bCs/>
                <w:lang w:val="es-AR"/>
              </w:rPr>
              <w:t>3</w:t>
            </w:r>
          </w:p>
        </w:tc>
        <w:tc>
          <w:tcPr>
            <w:tcW w:w="4331" w:type="pct"/>
            <w:shd w:val="clear" w:color="auto" w:fill="F2F2F2" w:themeFill="background1" w:themeFillShade="F2"/>
          </w:tcPr>
          <w:p w14:paraId="0EF2A6A2" w14:textId="2090FE0B" w:rsidR="001D1A0A" w:rsidRDefault="00CF5C19" w:rsidP="00694EE8">
            <w:pPr>
              <w:pStyle w:val="ListParagraph"/>
              <w:numPr>
                <w:ilvl w:val="0"/>
                <w:numId w:val="8"/>
              </w:numPr>
            </w:pPr>
            <w:r>
              <w:t xml:space="preserve">Records with </w:t>
            </w:r>
            <w:proofErr w:type="gramStart"/>
            <w:r>
              <w:t>error</w:t>
            </w:r>
            <w:proofErr w:type="gramEnd"/>
            <w:r>
              <w:t xml:space="preserve"> are not imported to the </w:t>
            </w:r>
            <w:proofErr w:type="spellStart"/>
            <w:r>
              <w:t>GLTransactionInterface</w:t>
            </w:r>
            <w:proofErr w:type="spellEnd"/>
            <w:r>
              <w:t xml:space="preserve"> staging business class </w:t>
            </w:r>
            <w:proofErr w:type="gramStart"/>
            <w:r>
              <w:t>dur</w:t>
            </w:r>
            <w:proofErr w:type="gramEnd"/>
            <w:r>
              <w:t xml:space="preserve"> to </w:t>
            </w:r>
            <w:proofErr w:type="spellStart"/>
            <w:r>
              <w:t>DBImport</w:t>
            </w:r>
            <w:proofErr w:type="spellEnd"/>
            <w:r>
              <w:t xml:space="preserve"> errors</w:t>
            </w:r>
            <w:r w:rsidR="00070CC7">
              <w:t>. Thus, records will not be moved to the next process and be interfaced.</w:t>
            </w:r>
          </w:p>
          <w:p w14:paraId="16ABEB3D" w14:textId="77777777" w:rsidR="00694EE8" w:rsidRDefault="00694EE8" w:rsidP="00694EE8">
            <w:pPr>
              <w:pStyle w:val="ListParagraph"/>
            </w:pPr>
          </w:p>
          <w:p w14:paraId="4E26D9C6" w14:textId="265701E1" w:rsidR="00694EE8" w:rsidRPr="00694EE8" w:rsidRDefault="00694EE8" w:rsidP="00694EE8">
            <w:pPr>
              <w:pStyle w:val="ListParagraph"/>
              <w:numPr>
                <w:ilvl w:val="0"/>
                <w:numId w:val="8"/>
              </w:numPr>
            </w:pPr>
            <w:r>
              <w:t>An email notification will be sent with DB import error attached.</w:t>
            </w:r>
          </w:p>
          <w:p w14:paraId="1BB0A666" w14:textId="674466CF" w:rsidR="001D1A0A" w:rsidRDefault="000C79E3" w:rsidP="008B599F">
            <w:pPr>
              <w:pStyle w:val="BodyText"/>
              <w:ind w:left="0"/>
              <w:rPr>
                <w:b/>
                <w:bCs/>
              </w:rPr>
            </w:pPr>
            <w:r w:rsidRPr="000C79E3">
              <w:rPr>
                <w:b/>
                <w:bCs/>
              </w:rPr>
              <w:drawing>
                <wp:inline distT="0" distB="0" distL="0" distR="0" wp14:anchorId="4628EFE3" wp14:editId="2B87A564">
                  <wp:extent cx="5416550" cy="1170940"/>
                  <wp:effectExtent l="0" t="0" r="0" b="0"/>
                  <wp:docPr id="422021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021069" name=""/>
                          <pic:cNvPicPr/>
                        </pic:nvPicPr>
                        <pic:blipFill>
                          <a:blip r:embed="rId25"/>
                          <a:stretch>
                            <a:fillRect/>
                          </a:stretch>
                        </pic:blipFill>
                        <pic:spPr>
                          <a:xfrm>
                            <a:off x="0" y="0"/>
                            <a:ext cx="5416550" cy="1170940"/>
                          </a:xfrm>
                          <a:prstGeom prst="rect">
                            <a:avLst/>
                          </a:prstGeom>
                        </pic:spPr>
                      </pic:pic>
                    </a:graphicData>
                  </a:graphic>
                </wp:inline>
              </w:drawing>
            </w:r>
          </w:p>
          <w:p w14:paraId="62EC5937" w14:textId="733EB292" w:rsidR="001D1A0A" w:rsidRDefault="001D1A0A" w:rsidP="008B599F">
            <w:pPr>
              <w:pStyle w:val="BodyText"/>
              <w:ind w:left="0"/>
              <w:rPr>
                <w:b/>
                <w:bCs/>
              </w:rPr>
            </w:pPr>
          </w:p>
          <w:p w14:paraId="20277BBC" w14:textId="77777777" w:rsidR="001D1A0A" w:rsidRPr="003B2E03" w:rsidRDefault="001D1A0A" w:rsidP="008B599F">
            <w:pPr>
              <w:pStyle w:val="BodyText"/>
              <w:ind w:left="0"/>
              <w:rPr>
                <w:b/>
                <w:bCs/>
              </w:rPr>
            </w:pPr>
          </w:p>
        </w:tc>
        <w:tc>
          <w:tcPr>
            <w:tcW w:w="412" w:type="pct"/>
            <w:shd w:val="clear" w:color="auto" w:fill="F2F2F2" w:themeFill="background1" w:themeFillShade="F2"/>
          </w:tcPr>
          <w:p w14:paraId="25C28C3A" w14:textId="77777777" w:rsidR="001D1A0A" w:rsidRDefault="001D1A0A" w:rsidP="008B599F">
            <w:pPr>
              <w:pStyle w:val="BodyText"/>
              <w:spacing w:before="0"/>
              <w:ind w:left="0"/>
              <w:jc w:val="center"/>
              <w:rPr>
                <w:b/>
                <w:bCs/>
                <w:color w:val="00B050"/>
                <w:lang w:val="es-AR"/>
              </w:rPr>
            </w:pPr>
            <w:r w:rsidRPr="00B778CA">
              <w:rPr>
                <w:b/>
                <w:bCs/>
                <w:color w:val="00B050"/>
                <w:lang w:val="es-AR"/>
              </w:rPr>
              <w:t>PASS</w:t>
            </w:r>
          </w:p>
          <w:p w14:paraId="338A5800" w14:textId="77777777" w:rsidR="001D1A0A" w:rsidRPr="00B778CA" w:rsidRDefault="001D1A0A" w:rsidP="008B599F">
            <w:pPr>
              <w:pStyle w:val="BodyText"/>
              <w:spacing w:before="0"/>
              <w:ind w:left="0"/>
              <w:jc w:val="center"/>
              <w:rPr>
                <w:b/>
                <w:bCs/>
                <w:color w:val="00B050"/>
                <w:lang w:val="es-AR"/>
              </w:rPr>
            </w:pPr>
          </w:p>
        </w:tc>
      </w:tr>
      <w:tr w:rsidR="007E1B54" w14:paraId="2B156829" w14:textId="77777777" w:rsidTr="008B599F">
        <w:trPr>
          <w:cnfStyle w:val="000000010000" w:firstRow="0" w:lastRow="0" w:firstColumn="0" w:lastColumn="0" w:oddVBand="0" w:evenVBand="0" w:oddHBand="0" w:evenHBand="1" w:firstRowFirstColumn="0" w:firstRowLastColumn="0" w:lastRowFirstColumn="0" w:lastRowLastColumn="0"/>
          <w:trHeight w:val="413"/>
        </w:trPr>
        <w:tc>
          <w:tcPr>
            <w:tcW w:w="257" w:type="pct"/>
            <w:shd w:val="clear" w:color="auto" w:fill="F2F2F2" w:themeFill="background1" w:themeFillShade="F2"/>
          </w:tcPr>
          <w:p w14:paraId="7A645D82" w14:textId="7BBB500A" w:rsidR="007E1B54" w:rsidRDefault="007E1B54" w:rsidP="008B599F">
            <w:pPr>
              <w:pStyle w:val="BodyText"/>
              <w:spacing w:before="0"/>
              <w:ind w:left="0"/>
              <w:jc w:val="center"/>
              <w:rPr>
                <w:b/>
                <w:bCs/>
                <w:lang w:val="es-AR"/>
              </w:rPr>
            </w:pPr>
            <w:r>
              <w:rPr>
                <w:b/>
                <w:bCs/>
                <w:lang w:val="es-AR"/>
              </w:rPr>
              <w:t>4</w:t>
            </w:r>
          </w:p>
        </w:tc>
        <w:tc>
          <w:tcPr>
            <w:tcW w:w="4331" w:type="pct"/>
            <w:shd w:val="clear" w:color="auto" w:fill="F2F2F2" w:themeFill="background1" w:themeFillShade="F2"/>
          </w:tcPr>
          <w:p w14:paraId="15ADEF53" w14:textId="77777777" w:rsidR="00F506F1" w:rsidRDefault="007E1B54" w:rsidP="00F506F1">
            <w:pPr>
              <w:pStyle w:val="ListParagraph"/>
              <w:numPr>
                <w:ilvl w:val="0"/>
                <w:numId w:val="8"/>
              </w:numPr>
            </w:pPr>
            <w:r>
              <w:t xml:space="preserve">Open attached error files to view </w:t>
            </w:r>
            <w:r w:rsidR="00F506F1">
              <w:t>errors. Below are sample errors in the report file:</w:t>
            </w:r>
          </w:p>
          <w:p w14:paraId="26BA4B62" w14:textId="51DA7655" w:rsidR="00226C6F" w:rsidRDefault="00226C6F" w:rsidP="00226C6F">
            <w:pPr>
              <w:pStyle w:val="ListParagraph"/>
              <w:numPr>
                <w:ilvl w:val="0"/>
                <w:numId w:val="22"/>
              </w:numPr>
            </w:pPr>
            <w:r>
              <w:t>Invalid Dat</w:t>
            </w:r>
            <w:r w:rsidR="00586603">
              <w:t>a format for date – should be YYYYMMDD</w:t>
            </w:r>
          </w:p>
          <w:p w14:paraId="5557F61E" w14:textId="6D409D55" w:rsidR="00586603" w:rsidRDefault="00586603" w:rsidP="00226C6F">
            <w:pPr>
              <w:pStyle w:val="ListParagraph"/>
              <w:numPr>
                <w:ilvl w:val="0"/>
                <w:numId w:val="22"/>
              </w:numPr>
            </w:pPr>
            <w:r>
              <w:t xml:space="preserve">Bad Number Format for Amount – should be no comma. </w:t>
            </w:r>
          </w:p>
          <w:p w14:paraId="1E25C947" w14:textId="2052CBE7" w:rsidR="003C2419" w:rsidRDefault="003C2419" w:rsidP="00226C6F">
            <w:pPr>
              <w:pStyle w:val="ListParagraph"/>
              <w:numPr>
                <w:ilvl w:val="0"/>
                <w:numId w:val="22"/>
              </w:numPr>
            </w:pPr>
            <w:r>
              <w:t xml:space="preserve">Violation of Primary Key – two lines sharing the same Sequence Number. </w:t>
            </w:r>
            <w:proofErr w:type="gramStart"/>
            <w:r>
              <w:t>Should</w:t>
            </w:r>
            <w:proofErr w:type="gramEnd"/>
            <w:r>
              <w:t xml:space="preserve"> be unique per line.</w:t>
            </w:r>
          </w:p>
          <w:p w14:paraId="776435F7" w14:textId="6AE7E23F" w:rsidR="00F506F1" w:rsidRPr="00F506F1" w:rsidRDefault="00F86B21" w:rsidP="00F506F1">
            <w:r w:rsidRPr="00F86B21">
              <w:drawing>
                <wp:inline distT="0" distB="0" distL="0" distR="0" wp14:anchorId="5CDF7642" wp14:editId="03C8A70F">
                  <wp:extent cx="5416550" cy="606425"/>
                  <wp:effectExtent l="0" t="0" r="0" b="3175"/>
                  <wp:docPr id="1585502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502129" name=""/>
                          <pic:cNvPicPr/>
                        </pic:nvPicPr>
                        <pic:blipFill>
                          <a:blip r:embed="rId26"/>
                          <a:stretch>
                            <a:fillRect/>
                          </a:stretch>
                        </pic:blipFill>
                        <pic:spPr>
                          <a:xfrm>
                            <a:off x="0" y="0"/>
                            <a:ext cx="5416550" cy="606425"/>
                          </a:xfrm>
                          <a:prstGeom prst="rect">
                            <a:avLst/>
                          </a:prstGeom>
                        </pic:spPr>
                      </pic:pic>
                    </a:graphicData>
                  </a:graphic>
                </wp:inline>
              </w:drawing>
            </w:r>
          </w:p>
        </w:tc>
        <w:tc>
          <w:tcPr>
            <w:tcW w:w="412" w:type="pct"/>
            <w:shd w:val="clear" w:color="auto" w:fill="F2F2F2" w:themeFill="background1" w:themeFillShade="F2"/>
          </w:tcPr>
          <w:p w14:paraId="31DC5FAB" w14:textId="77777777" w:rsidR="00F86B21" w:rsidRDefault="00F86B21" w:rsidP="00F86B21">
            <w:pPr>
              <w:pStyle w:val="BodyText"/>
              <w:spacing w:before="0"/>
              <w:ind w:left="0"/>
              <w:jc w:val="center"/>
              <w:rPr>
                <w:b/>
                <w:bCs/>
                <w:color w:val="00B050"/>
                <w:lang w:val="es-AR"/>
              </w:rPr>
            </w:pPr>
            <w:r w:rsidRPr="00B778CA">
              <w:rPr>
                <w:b/>
                <w:bCs/>
                <w:color w:val="00B050"/>
                <w:lang w:val="es-AR"/>
              </w:rPr>
              <w:t>PASS</w:t>
            </w:r>
          </w:p>
          <w:p w14:paraId="5A773ABE" w14:textId="77777777" w:rsidR="007E1B54" w:rsidRPr="00B778CA" w:rsidRDefault="007E1B54" w:rsidP="008B599F">
            <w:pPr>
              <w:pStyle w:val="BodyText"/>
              <w:spacing w:before="0"/>
              <w:ind w:left="0"/>
              <w:jc w:val="center"/>
              <w:rPr>
                <w:b/>
                <w:bCs/>
                <w:color w:val="00B050"/>
                <w:lang w:val="es-AR"/>
              </w:rPr>
            </w:pPr>
          </w:p>
        </w:tc>
      </w:tr>
      <w:tr w:rsidR="001D1A0A" w14:paraId="21B3F9D7" w14:textId="77777777" w:rsidTr="008B599F">
        <w:trPr>
          <w:cnfStyle w:val="000000100000" w:firstRow="0" w:lastRow="0" w:firstColumn="0" w:lastColumn="0" w:oddVBand="0" w:evenVBand="0" w:oddHBand="1" w:evenHBand="0" w:firstRowFirstColumn="0" w:firstRowLastColumn="0" w:lastRowFirstColumn="0" w:lastRowLastColumn="0"/>
          <w:trHeight w:val="413"/>
        </w:trPr>
        <w:tc>
          <w:tcPr>
            <w:tcW w:w="257" w:type="pct"/>
            <w:shd w:val="clear" w:color="auto" w:fill="F2F2F2" w:themeFill="background1" w:themeFillShade="F2"/>
          </w:tcPr>
          <w:p w14:paraId="17940E93" w14:textId="614F791A" w:rsidR="001D1A0A" w:rsidRDefault="00F86B21" w:rsidP="008B599F">
            <w:pPr>
              <w:pStyle w:val="BodyText"/>
              <w:spacing w:before="0"/>
              <w:ind w:left="0"/>
              <w:jc w:val="center"/>
              <w:rPr>
                <w:b/>
                <w:bCs/>
                <w:lang w:val="es-AR"/>
              </w:rPr>
            </w:pPr>
            <w:r>
              <w:rPr>
                <w:b/>
                <w:bCs/>
                <w:lang w:val="es-AR"/>
              </w:rPr>
              <w:t>5</w:t>
            </w:r>
          </w:p>
        </w:tc>
        <w:tc>
          <w:tcPr>
            <w:tcW w:w="4331" w:type="pct"/>
            <w:shd w:val="clear" w:color="auto" w:fill="F2F2F2" w:themeFill="background1" w:themeFillShade="F2"/>
          </w:tcPr>
          <w:p w14:paraId="25FFEDCD" w14:textId="77777777" w:rsidR="001D1A0A" w:rsidRDefault="001D1A0A" w:rsidP="008B599F">
            <w:pPr>
              <w:pStyle w:val="ListParagraph"/>
              <w:numPr>
                <w:ilvl w:val="0"/>
                <w:numId w:val="8"/>
              </w:numPr>
            </w:pPr>
            <w:r>
              <w:t>The work unit generated can also be checked to ensure that the IPA process ran smoothly without errors. This is where the Process Server Administrator should go should there be any errors encountered in the processing.</w:t>
            </w:r>
          </w:p>
          <w:p w14:paraId="6652A77D" w14:textId="77777777" w:rsidR="001D1A0A" w:rsidRDefault="001D1A0A" w:rsidP="008B599F">
            <w:pPr>
              <w:pStyle w:val="ListParagraph"/>
            </w:pPr>
          </w:p>
          <w:p w14:paraId="0BF05455" w14:textId="26732DAE" w:rsidR="001D1A0A" w:rsidRDefault="001D1A0A" w:rsidP="008B599F">
            <w:pPr>
              <w:pStyle w:val="ListParagraph"/>
            </w:pPr>
            <w:r>
              <w:t>Navigation Path: Process Server Administrator role &gt; Administration &gt; Work Units &gt; Work Units &gt; check the Work Unit status - “Completed”</w:t>
            </w:r>
            <w:r w:rsidR="003C2419">
              <w:t xml:space="preserve"> with error. </w:t>
            </w:r>
          </w:p>
          <w:p w14:paraId="1DE00644" w14:textId="02CBC63A" w:rsidR="001D1A0A" w:rsidRDefault="007E7912" w:rsidP="008B599F">
            <w:r w:rsidRPr="007E7912">
              <w:drawing>
                <wp:inline distT="0" distB="0" distL="0" distR="0" wp14:anchorId="5E803DCA" wp14:editId="78CF5A5B">
                  <wp:extent cx="5416550" cy="515620"/>
                  <wp:effectExtent l="0" t="0" r="0" b="0"/>
                  <wp:docPr id="2040418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418599" name=""/>
                          <pic:cNvPicPr/>
                        </pic:nvPicPr>
                        <pic:blipFill>
                          <a:blip r:embed="rId27"/>
                          <a:stretch>
                            <a:fillRect/>
                          </a:stretch>
                        </pic:blipFill>
                        <pic:spPr>
                          <a:xfrm>
                            <a:off x="0" y="0"/>
                            <a:ext cx="5416550" cy="515620"/>
                          </a:xfrm>
                          <a:prstGeom prst="rect">
                            <a:avLst/>
                          </a:prstGeom>
                        </pic:spPr>
                      </pic:pic>
                    </a:graphicData>
                  </a:graphic>
                </wp:inline>
              </w:drawing>
            </w:r>
          </w:p>
          <w:p w14:paraId="3FA4C64B" w14:textId="77777777" w:rsidR="007E7912" w:rsidRDefault="007E7912" w:rsidP="008B599F"/>
          <w:p w14:paraId="365D19D3" w14:textId="7FBE6C97" w:rsidR="001D1A0A" w:rsidRPr="00036958" w:rsidRDefault="00036958" w:rsidP="00036958">
            <w:pPr>
              <w:pStyle w:val="ListParagraph"/>
              <w:numPr>
                <w:ilvl w:val="0"/>
                <w:numId w:val="12"/>
              </w:numPr>
              <w:ind w:left="1167" w:hanging="180"/>
            </w:pPr>
            <w:r w:rsidRPr="00036958">
              <w:rPr>
                <w:bCs/>
              </w:rPr>
              <w:t>User to correct the interface file based on the error and repeat the process (Step 1)</w:t>
            </w:r>
          </w:p>
        </w:tc>
        <w:tc>
          <w:tcPr>
            <w:tcW w:w="412" w:type="pct"/>
            <w:shd w:val="clear" w:color="auto" w:fill="F2F2F2" w:themeFill="background1" w:themeFillShade="F2"/>
          </w:tcPr>
          <w:p w14:paraId="53D2BFFC" w14:textId="77777777" w:rsidR="00F86B21" w:rsidRDefault="00F86B21" w:rsidP="00F86B21">
            <w:pPr>
              <w:pStyle w:val="BodyText"/>
              <w:spacing w:before="0"/>
              <w:ind w:left="0"/>
              <w:jc w:val="center"/>
              <w:rPr>
                <w:b/>
                <w:bCs/>
                <w:color w:val="00B050"/>
                <w:lang w:val="es-AR"/>
              </w:rPr>
            </w:pPr>
            <w:r w:rsidRPr="00B778CA">
              <w:rPr>
                <w:b/>
                <w:bCs/>
                <w:color w:val="00B050"/>
                <w:lang w:val="es-AR"/>
              </w:rPr>
              <w:t>PASS</w:t>
            </w:r>
          </w:p>
          <w:p w14:paraId="2CB47331" w14:textId="77777777" w:rsidR="001D1A0A" w:rsidRPr="00B778CA" w:rsidRDefault="001D1A0A" w:rsidP="008B599F">
            <w:pPr>
              <w:pStyle w:val="BodyText"/>
              <w:spacing w:before="0"/>
              <w:ind w:left="0"/>
              <w:jc w:val="center"/>
              <w:rPr>
                <w:b/>
                <w:bCs/>
                <w:color w:val="00B050"/>
                <w:lang w:val="es-AR"/>
              </w:rPr>
            </w:pPr>
          </w:p>
        </w:tc>
      </w:tr>
    </w:tbl>
    <w:p w14:paraId="034AE616" w14:textId="77777777" w:rsidR="00C35464" w:rsidRDefault="00C35464" w:rsidP="001D1A0A">
      <w:pPr>
        <w:pStyle w:val="BodyText"/>
        <w:ind w:left="0"/>
      </w:pPr>
    </w:p>
    <w:p w14:paraId="7D76C86E" w14:textId="77777777" w:rsidR="003A61B7" w:rsidRDefault="003A61B7" w:rsidP="003A61B7"/>
    <w:p w14:paraId="50F41613" w14:textId="77777777" w:rsidR="003A61B7" w:rsidRDefault="003A61B7" w:rsidP="003A61B7">
      <w:pPr>
        <w:pStyle w:val="Heading3"/>
      </w:pPr>
      <w:r>
        <w:t xml:space="preserve">Results </w:t>
      </w:r>
    </w:p>
    <w:p w14:paraId="2ACBB83D" w14:textId="29E4CA76" w:rsidR="004C4CAF" w:rsidRDefault="004C4CAF" w:rsidP="004C4CAF">
      <w:pPr>
        <w:pStyle w:val="BodyText"/>
        <w:numPr>
          <w:ilvl w:val="0"/>
          <w:numId w:val="8"/>
        </w:numPr>
      </w:pPr>
      <w:r>
        <w:t xml:space="preserve">Files are not imported to </w:t>
      </w:r>
      <w:r w:rsidR="0083553E">
        <w:t>GL</w:t>
      </w:r>
      <w:r w:rsidR="005D2BDB">
        <w:t xml:space="preserve"> </w:t>
      </w:r>
      <w:r w:rsidR="0083553E">
        <w:t xml:space="preserve">Transaction Interface </w:t>
      </w:r>
      <w:r>
        <w:t xml:space="preserve">staging business class due to </w:t>
      </w:r>
      <w:proofErr w:type="spellStart"/>
      <w:r>
        <w:t>DBImport</w:t>
      </w:r>
      <w:proofErr w:type="spellEnd"/>
      <w:r>
        <w:t xml:space="preserve"> errors.</w:t>
      </w:r>
    </w:p>
    <w:p w14:paraId="3D47079E" w14:textId="0D2ED182" w:rsidR="005C40C4" w:rsidRDefault="004C4CAF" w:rsidP="318CCD35">
      <w:pPr>
        <w:pStyle w:val="BodyText"/>
        <w:numPr>
          <w:ilvl w:val="0"/>
          <w:numId w:val="8"/>
        </w:numPr>
      </w:pPr>
      <w:r>
        <w:t>An email notification will be sent with the DB import error attached</w:t>
      </w:r>
      <w:r w:rsidR="008A579B">
        <w:t>.</w:t>
      </w:r>
    </w:p>
    <w:p w14:paraId="55D92FA1" w14:textId="198DF0EA" w:rsidR="00933533" w:rsidRPr="00A35B84" w:rsidRDefault="00933533" w:rsidP="00933533">
      <w:pPr>
        <w:pStyle w:val="Heading2"/>
      </w:pPr>
      <w:bookmarkStart w:id="13" w:name="_Toc208517833"/>
      <w:r w:rsidRPr="00A35B84">
        <w:t xml:space="preserve">Scenario: </w:t>
      </w:r>
      <w:r w:rsidR="005D2BDB">
        <w:t>Successful impo</w:t>
      </w:r>
      <w:r w:rsidR="00A57DBF">
        <w:t>rt with Interface error.</w:t>
      </w:r>
      <w:bookmarkEnd w:id="13"/>
      <w:r w:rsidR="00A57DBF">
        <w:t xml:space="preserve"> </w:t>
      </w:r>
    </w:p>
    <w:p w14:paraId="08051E44" w14:textId="77777777" w:rsidR="00933533" w:rsidRDefault="00933533" w:rsidP="00933533">
      <w:pPr>
        <w:pStyle w:val="Heading3"/>
        <w:numPr>
          <w:ilvl w:val="2"/>
          <w:numId w:val="15"/>
        </w:numPr>
      </w:pPr>
      <w:r>
        <w:t>Description</w:t>
      </w:r>
    </w:p>
    <w:p w14:paraId="72DBCA2A" w14:textId="5FB98EC7" w:rsidR="00683901" w:rsidRDefault="00683901" w:rsidP="00683901">
      <w:pPr>
        <w:pStyle w:val="ListParagraph"/>
        <w:numPr>
          <w:ilvl w:val="0"/>
          <w:numId w:val="23"/>
        </w:numPr>
        <w:textAlignment w:val="baseline"/>
      </w:pPr>
      <w:r>
        <w:t xml:space="preserve">For instances when run group resulted in some </w:t>
      </w:r>
      <w:r>
        <w:t>GL Transaction Line</w:t>
      </w:r>
      <w:r w:rsidR="00E01D83">
        <w:t>s</w:t>
      </w:r>
      <w:r>
        <w:t xml:space="preserve"> </w:t>
      </w:r>
      <w:r w:rsidR="00E01D83">
        <w:t xml:space="preserve">that </w:t>
      </w:r>
      <w:r>
        <w:t>encountered interface errors.</w:t>
      </w:r>
    </w:p>
    <w:p w14:paraId="74E7A285" w14:textId="77777777" w:rsidR="00683901" w:rsidRDefault="00683901" w:rsidP="00683901">
      <w:pPr>
        <w:pStyle w:val="ListParagraph"/>
        <w:numPr>
          <w:ilvl w:val="0"/>
          <w:numId w:val="12"/>
        </w:numPr>
      </w:pPr>
      <w:r>
        <w:t>Interface files which include records</w:t>
      </w:r>
      <w:r w:rsidRPr="008C12CE">
        <w:t xml:space="preserve"> </w:t>
      </w:r>
      <w:r>
        <w:t xml:space="preserve">that will </w:t>
      </w:r>
      <w:r w:rsidRPr="008C12CE">
        <w:t>encounter interface errors due to, but not limited to, the following reasons:</w:t>
      </w:r>
    </w:p>
    <w:p w14:paraId="7552AC7E" w14:textId="77777777" w:rsidR="00683901" w:rsidRDefault="00683901" w:rsidP="00683901">
      <w:pPr>
        <w:pStyle w:val="ListParagraph"/>
        <w:numPr>
          <w:ilvl w:val="1"/>
          <w:numId w:val="12"/>
        </w:numPr>
      </w:pPr>
      <w:r>
        <w:t>Records interfacing dated in closed periods.</w:t>
      </w:r>
    </w:p>
    <w:p w14:paraId="2B3D5B24" w14:textId="1A7C094D" w:rsidR="00683901" w:rsidRDefault="00683901" w:rsidP="00683901">
      <w:pPr>
        <w:pStyle w:val="ListParagraph"/>
        <w:numPr>
          <w:ilvl w:val="1"/>
          <w:numId w:val="12"/>
        </w:numPr>
      </w:pPr>
      <w:r>
        <w:lastRenderedPageBreak/>
        <w:t xml:space="preserve">Other setups or configurations that do not exist or do not </w:t>
      </w:r>
      <w:proofErr w:type="gramStart"/>
      <w:r>
        <w:t>match with</w:t>
      </w:r>
      <w:proofErr w:type="gramEnd"/>
      <w:r>
        <w:t xml:space="preserve"> the other data values (</w:t>
      </w:r>
      <w:proofErr w:type="spellStart"/>
      <w:r>
        <w:t>i.e</w:t>
      </w:r>
      <w:proofErr w:type="spellEnd"/>
      <w:r>
        <w:t xml:space="preserve"> </w:t>
      </w:r>
      <w:r w:rsidR="00DA0201">
        <w:t>Account Code</w:t>
      </w:r>
      <w:r w:rsidR="005518F5">
        <w:t>, Accounting Unit, Fun</w:t>
      </w:r>
      <w:r w:rsidR="009111A1">
        <w:t>d</w:t>
      </w:r>
      <w:r>
        <w:t>)</w:t>
      </w:r>
    </w:p>
    <w:p w14:paraId="464AEC11" w14:textId="15F76D68" w:rsidR="00933533" w:rsidRPr="00091958" w:rsidRDefault="00933533" w:rsidP="00933533">
      <w:pPr>
        <w:ind w:left="720" w:firstLine="720"/>
        <w:textAlignment w:val="baseline"/>
        <w:rPr>
          <w:rFonts w:cs="Arial"/>
          <w:sz w:val="18"/>
          <w:szCs w:val="18"/>
          <w:lang w:val="en-AU" w:eastAsia="en-US"/>
        </w:rPr>
      </w:pPr>
    </w:p>
    <w:p w14:paraId="0393F18D" w14:textId="77777777" w:rsidR="00933533" w:rsidRPr="0028771B" w:rsidRDefault="00933533" w:rsidP="00933533">
      <w:pPr>
        <w:pStyle w:val="BodyText"/>
        <w:ind w:left="0"/>
      </w:pPr>
    </w:p>
    <w:p w14:paraId="5DA67015" w14:textId="77777777" w:rsidR="00933533" w:rsidRDefault="00933533" w:rsidP="00933533">
      <w:pPr>
        <w:pStyle w:val="Heading3"/>
      </w:pPr>
      <w:r>
        <w:t xml:space="preserve">Test Steps </w:t>
      </w:r>
    </w:p>
    <w:tbl>
      <w:tblPr>
        <w:tblStyle w:val="InforTable0"/>
        <w:tblW w:w="5000" w:type="pct"/>
        <w:tblLayout w:type="fixed"/>
        <w:tblLook w:val="04A0" w:firstRow="1" w:lastRow="0" w:firstColumn="1" w:lastColumn="0" w:noHBand="0" w:noVBand="1"/>
      </w:tblPr>
      <w:tblGrid>
        <w:gridCol w:w="519"/>
        <w:gridCol w:w="8746"/>
        <w:gridCol w:w="832"/>
      </w:tblGrid>
      <w:tr w:rsidR="00F63B3C" w14:paraId="5724C90B" w14:textId="77777777" w:rsidTr="008B599F">
        <w:trPr>
          <w:cnfStyle w:val="100000000000" w:firstRow="1" w:lastRow="0" w:firstColumn="0" w:lastColumn="0" w:oddVBand="0" w:evenVBand="0" w:oddHBand="0" w:evenHBand="0" w:firstRowFirstColumn="0" w:firstRowLastColumn="0" w:lastRowFirstColumn="0" w:lastRowLastColumn="0"/>
        </w:trPr>
        <w:tc>
          <w:tcPr>
            <w:tcW w:w="257" w:type="pct"/>
            <w:hideMark/>
          </w:tcPr>
          <w:p w14:paraId="65F62C20" w14:textId="77777777" w:rsidR="00F63B3C" w:rsidRDefault="00F63B3C" w:rsidP="008B599F">
            <w:pPr>
              <w:pStyle w:val="BodyText"/>
              <w:ind w:left="0"/>
              <w:jc w:val="center"/>
              <w:rPr>
                <w:lang w:val="es-AR"/>
              </w:rPr>
            </w:pPr>
            <w:r>
              <w:rPr>
                <w:lang w:val="es-AR"/>
              </w:rPr>
              <w:t>No.</w:t>
            </w:r>
          </w:p>
        </w:tc>
        <w:tc>
          <w:tcPr>
            <w:tcW w:w="4331" w:type="pct"/>
            <w:hideMark/>
          </w:tcPr>
          <w:p w14:paraId="3007A92F" w14:textId="77777777" w:rsidR="00F63B3C" w:rsidRDefault="00F63B3C" w:rsidP="008B599F">
            <w:pPr>
              <w:pStyle w:val="BodyText"/>
              <w:ind w:left="0"/>
              <w:rPr>
                <w:lang w:val="es-AR"/>
              </w:rPr>
            </w:pPr>
            <w:proofErr w:type="spellStart"/>
            <w:r>
              <w:rPr>
                <w:lang w:val="es-AR"/>
              </w:rPr>
              <w:t>Steps</w:t>
            </w:r>
            <w:proofErr w:type="spellEnd"/>
          </w:p>
        </w:tc>
        <w:tc>
          <w:tcPr>
            <w:tcW w:w="412" w:type="pct"/>
            <w:hideMark/>
          </w:tcPr>
          <w:p w14:paraId="30F23695" w14:textId="77777777" w:rsidR="00F63B3C" w:rsidRDefault="00F63B3C" w:rsidP="008B599F">
            <w:pPr>
              <w:pStyle w:val="BodyText"/>
              <w:ind w:left="0"/>
              <w:jc w:val="center"/>
              <w:rPr>
                <w:lang w:val="es-AR"/>
              </w:rPr>
            </w:pPr>
            <w:proofErr w:type="spellStart"/>
            <w:r>
              <w:rPr>
                <w:lang w:val="es-AR"/>
              </w:rPr>
              <w:t>Result</w:t>
            </w:r>
            <w:proofErr w:type="spellEnd"/>
          </w:p>
        </w:tc>
      </w:tr>
      <w:tr w:rsidR="00F63B3C" w14:paraId="062B6307" w14:textId="77777777" w:rsidTr="008B599F">
        <w:trPr>
          <w:cnfStyle w:val="000000100000" w:firstRow="0" w:lastRow="0" w:firstColumn="0" w:lastColumn="0" w:oddVBand="0" w:evenVBand="0" w:oddHBand="1" w:evenHBand="0" w:firstRowFirstColumn="0" w:firstRowLastColumn="0" w:lastRowFirstColumn="0" w:lastRowLastColumn="0"/>
          <w:trHeight w:val="413"/>
        </w:trPr>
        <w:tc>
          <w:tcPr>
            <w:tcW w:w="257" w:type="pct"/>
            <w:shd w:val="clear" w:color="auto" w:fill="F2F2F2" w:themeFill="background1" w:themeFillShade="F2"/>
            <w:hideMark/>
          </w:tcPr>
          <w:p w14:paraId="39419FCF" w14:textId="77777777" w:rsidR="00F63B3C" w:rsidRPr="002F668E" w:rsidRDefault="00F63B3C" w:rsidP="008B599F">
            <w:pPr>
              <w:pStyle w:val="BodyText"/>
              <w:spacing w:before="0"/>
              <w:ind w:left="0"/>
              <w:jc w:val="center"/>
              <w:rPr>
                <w:b/>
                <w:bCs/>
                <w:lang w:val="es-AR"/>
              </w:rPr>
            </w:pPr>
            <w:r w:rsidRPr="002F668E">
              <w:rPr>
                <w:b/>
                <w:bCs/>
                <w:lang w:val="es-AR"/>
              </w:rPr>
              <w:t>1</w:t>
            </w:r>
          </w:p>
        </w:tc>
        <w:tc>
          <w:tcPr>
            <w:tcW w:w="4331" w:type="pct"/>
            <w:shd w:val="clear" w:color="auto" w:fill="F2F2F2" w:themeFill="background1" w:themeFillShade="F2"/>
          </w:tcPr>
          <w:p w14:paraId="259CA8DC" w14:textId="77777777" w:rsidR="00F63B3C" w:rsidRDefault="00F63B3C" w:rsidP="008B599F">
            <w:pPr>
              <w:pStyle w:val="BodyText"/>
              <w:numPr>
                <w:ilvl w:val="0"/>
                <w:numId w:val="8"/>
              </w:numPr>
            </w:pPr>
            <w:r>
              <w:t xml:space="preserve">Log into FTP Program using </w:t>
            </w:r>
            <w:proofErr w:type="gramStart"/>
            <w:r>
              <w:t>the Infor</w:t>
            </w:r>
            <w:proofErr w:type="gramEnd"/>
            <w:r>
              <w:t xml:space="preserve"> SFTP credentials</w:t>
            </w:r>
          </w:p>
          <w:p w14:paraId="0606BF8A" w14:textId="77777777" w:rsidR="00F63B3C" w:rsidRDefault="00F63B3C" w:rsidP="008B599F">
            <w:pPr>
              <w:pStyle w:val="BodyText"/>
              <w:numPr>
                <w:ilvl w:val="0"/>
                <w:numId w:val="8"/>
              </w:numPr>
            </w:pPr>
            <w:r>
              <w:t xml:space="preserve">Navigate to this Folder directory: </w:t>
            </w:r>
          </w:p>
          <w:p w14:paraId="4BEECCC6" w14:textId="77777777" w:rsidR="00F63B3C" w:rsidRPr="00A35BB3" w:rsidRDefault="00F63B3C" w:rsidP="008B599F">
            <w:pPr>
              <w:pStyle w:val="BodyText"/>
              <w:ind w:left="720"/>
            </w:pPr>
            <w:r w:rsidRPr="005358B2">
              <w:t>/</w:t>
            </w:r>
            <w:proofErr w:type="spellStart"/>
            <w:r w:rsidRPr="005358B2">
              <w:t>Infor_FSM</w:t>
            </w:r>
            <w:proofErr w:type="spellEnd"/>
            <w:r w:rsidRPr="005358B2">
              <w:t>/</w:t>
            </w:r>
            <w:proofErr w:type="spellStart"/>
            <w:r>
              <w:t>GLTransactionInterface</w:t>
            </w:r>
            <w:proofErr w:type="spellEnd"/>
            <w:r w:rsidRPr="005358B2">
              <w:t>/Inbound</w:t>
            </w:r>
          </w:p>
          <w:p w14:paraId="2332B840" w14:textId="77777777" w:rsidR="00F63B3C" w:rsidRDefault="00F63B3C" w:rsidP="008B599F">
            <w:pPr>
              <w:pStyle w:val="BodyText"/>
              <w:ind w:left="0"/>
            </w:pPr>
            <w:r w:rsidRPr="001116EB">
              <w:rPr>
                <w:noProof/>
              </w:rPr>
              <w:drawing>
                <wp:inline distT="0" distB="0" distL="0" distR="0" wp14:anchorId="5DBC3F57" wp14:editId="1DC7A066">
                  <wp:extent cx="5416550" cy="2314575"/>
                  <wp:effectExtent l="0" t="0" r="0" b="9525"/>
                  <wp:docPr id="19938463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846365" name="Picture 1" descr="A screenshot of a computer&#10;&#10;AI-generated content may be incorrect."/>
                          <pic:cNvPicPr/>
                        </pic:nvPicPr>
                        <pic:blipFill>
                          <a:blip r:embed="rId14"/>
                          <a:stretch>
                            <a:fillRect/>
                          </a:stretch>
                        </pic:blipFill>
                        <pic:spPr>
                          <a:xfrm>
                            <a:off x="0" y="0"/>
                            <a:ext cx="5416550" cy="2314575"/>
                          </a:xfrm>
                          <a:prstGeom prst="rect">
                            <a:avLst/>
                          </a:prstGeom>
                        </pic:spPr>
                      </pic:pic>
                    </a:graphicData>
                  </a:graphic>
                </wp:inline>
              </w:drawing>
            </w:r>
          </w:p>
          <w:p w14:paraId="6BD32D70" w14:textId="77777777" w:rsidR="00F63B3C" w:rsidRDefault="00F63B3C" w:rsidP="008B599F">
            <w:pPr>
              <w:pStyle w:val="BodyText"/>
              <w:numPr>
                <w:ilvl w:val="0"/>
                <w:numId w:val="8"/>
              </w:numPr>
            </w:pPr>
            <w:r>
              <w:t>Drop the GL Transaction inbound file in the directory.</w:t>
            </w:r>
          </w:p>
          <w:p w14:paraId="1F8318C0" w14:textId="232915FC" w:rsidR="00F63B3C" w:rsidRDefault="005D150F" w:rsidP="008B599F">
            <w:pPr>
              <w:pStyle w:val="BodyText"/>
              <w:ind w:left="0"/>
            </w:pPr>
            <w:r w:rsidRPr="005D150F">
              <w:drawing>
                <wp:inline distT="0" distB="0" distL="0" distR="0" wp14:anchorId="7A3D2F2C" wp14:editId="1847A7E5">
                  <wp:extent cx="5416550" cy="1670050"/>
                  <wp:effectExtent l="0" t="0" r="0" b="6350"/>
                  <wp:docPr id="1353465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465357" name=""/>
                          <pic:cNvPicPr/>
                        </pic:nvPicPr>
                        <pic:blipFill>
                          <a:blip r:embed="rId28"/>
                          <a:stretch>
                            <a:fillRect/>
                          </a:stretch>
                        </pic:blipFill>
                        <pic:spPr>
                          <a:xfrm>
                            <a:off x="0" y="0"/>
                            <a:ext cx="5416550" cy="1670050"/>
                          </a:xfrm>
                          <a:prstGeom prst="rect">
                            <a:avLst/>
                          </a:prstGeom>
                        </pic:spPr>
                      </pic:pic>
                    </a:graphicData>
                  </a:graphic>
                </wp:inline>
              </w:drawing>
            </w:r>
          </w:p>
          <w:p w14:paraId="0359495B" w14:textId="77777777" w:rsidR="00F63B3C" w:rsidRDefault="00F63B3C" w:rsidP="008B599F">
            <w:pPr>
              <w:pStyle w:val="BodyText"/>
              <w:numPr>
                <w:ilvl w:val="0"/>
                <w:numId w:val="8"/>
              </w:numPr>
            </w:pPr>
            <w:r>
              <w:t>Wait for file channel to trigger scanning (currently scheduled every 5 mins)</w:t>
            </w:r>
          </w:p>
          <w:p w14:paraId="135FE61A" w14:textId="77777777" w:rsidR="00F63B3C" w:rsidRPr="000027CE" w:rsidRDefault="00F63B3C" w:rsidP="008B599F">
            <w:pPr>
              <w:pStyle w:val="BodyText"/>
              <w:numPr>
                <w:ilvl w:val="1"/>
                <w:numId w:val="8"/>
              </w:numPr>
            </w:pPr>
            <w:r>
              <w:t>For manual trigger for the file scanning, refer to Step 2</w:t>
            </w:r>
          </w:p>
        </w:tc>
        <w:tc>
          <w:tcPr>
            <w:tcW w:w="412" w:type="pct"/>
            <w:shd w:val="clear" w:color="auto" w:fill="F2F2F2" w:themeFill="background1" w:themeFillShade="F2"/>
          </w:tcPr>
          <w:p w14:paraId="610B3634" w14:textId="77777777" w:rsidR="00F63B3C" w:rsidRPr="00B778CA" w:rsidRDefault="00F63B3C" w:rsidP="008B599F">
            <w:pPr>
              <w:pStyle w:val="BodyText"/>
              <w:spacing w:before="0"/>
              <w:ind w:left="0"/>
              <w:jc w:val="center"/>
              <w:rPr>
                <w:b/>
                <w:bCs/>
                <w:lang w:val="es-AR"/>
              </w:rPr>
            </w:pPr>
            <w:r w:rsidRPr="00B778CA">
              <w:rPr>
                <w:b/>
                <w:bCs/>
                <w:color w:val="00B050"/>
                <w:lang w:val="es-AR"/>
              </w:rPr>
              <w:t>PASS</w:t>
            </w:r>
          </w:p>
        </w:tc>
      </w:tr>
      <w:tr w:rsidR="00F63B3C" w14:paraId="6EF79406" w14:textId="77777777" w:rsidTr="008B599F">
        <w:trPr>
          <w:cnfStyle w:val="000000010000" w:firstRow="0" w:lastRow="0" w:firstColumn="0" w:lastColumn="0" w:oddVBand="0" w:evenVBand="0" w:oddHBand="0" w:evenHBand="1" w:firstRowFirstColumn="0" w:firstRowLastColumn="0" w:lastRowFirstColumn="0" w:lastRowLastColumn="0"/>
          <w:trHeight w:val="413"/>
        </w:trPr>
        <w:tc>
          <w:tcPr>
            <w:tcW w:w="257" w:type="pct"/>
            <w:shd w:val="clear" w:color="auto" w:fill="F2F2F2" w:themeFill="background1" w:themeFillShade="F2"/>
          </w:tcPr>
          <w:p w14:paraId="4982B9DE" w14:textId="77777777" w:rsidR="00F63B3C" w:rsidRPr="002F668E" w:rsidRDefault="00F63B3C" w:rsidP="008B599F">
            <w:pPr>
              <w:pStyle w:val="BodyText"/>
              <w:spacing w:before="0"/>
              <w:ind w:left="0"/>
              <w:jc w:val="center"/>
              <w:rPr>
                <w:b/>
                <w:bCs/>
                <w:lang w:val="es-AR"/>
              </w:rPr>
            </w:pPr>
            <w:r>
              <w:rPr>
                <w:b/>
                <w:bCs/>
                <w:lang w:val="es-AR"/>
              </w:rPr>
              <w:t>2</w:t>
            </w:r>
          </w:p>
        </w:tc>
        <w:tc>
          <w:tcPr>
            <w:tcW w:w="4331" w:type="pct"/>
            <w:shd w:val="clear" w:color="auto" w:fill="F2F2F2" w:themeFill="background1" w:themeFillShade="F2"/>
          </w:tcPr>
          <w:p w14:paraId="37214793" w14:textId="77777777" w:rsidR="00F63B3C" w:rsidRPr="00976A0F" w:rsidRDefault="00F63B3C" w:rsidP="008B599F">
            <w:pPr>
              <w:pStyle w:val="BodyText"/>
              <w:numPr>
                <w:ilvl w:val="0"/>
                <w:numId w:val="8"/>
              </w:numPr>
            </w:pPr>
            <w:r>
              <w:t xml:space="preserve">Log into Infor FSM as Process Server Administrator &gt; Administration &gt; Channels Administrator &gt; File Channels tab &gt; </w:t>
            </w:r>
            <w:r w:rsidRPr="00976A0F">
              <w:t xml:space="preserve">Search for </w:t>
            </w:r>
            <w:proofErr w:type="spellStart"/>
            <w:r>
              <w:t>SONH_GLTransactionInterface</w:t>
            </w:r>
            <w:proofErr w:type="spellEnd"/>
            <w:r>
              <w:t xml:space="preserve"> in the Channel Name</w:t>
            </w:r>
            <w:r w:rsidRPr="00976A0F">
              <w:t>.</w:t>
            </w:r>
          </w:p>
          <w:p w14:paraId="12C3A8A6" w14:textId="77777777" w:rsidR="00F63B3C" w:rsidRDefault="00F63B3C" w:rsidP="008B599F">
            <w:pPr>
              <w:pStyle w:val="BodyText"/>
              <w:numPr>
                <w:ilvl w:val="0"/>
                <w:numId w:val="8"/>
              </w:numPr>
            </w:pPr>
            <w:r>
              <w:t>Right click and click Scan Now.</w:t>
            </w:r>
          </w:p>
          <w:p w14:paraId="77299E66" w14:textId="77777777" w:rsidR="00F63B3C" w:rsidRDefault="00F63B3C" w:rsidP="008B599F">
            <w:pPr>
              <w:pStyle w:val="BodyText"/>
              <w:ind w:left="0"/>
            </w:pPr>
            <w:r w:rsidRPr="002F1DF0">
              <w:rPr>
                <w:noProof/>
              </w:rPr>
              <w:drawing>
                <wp:inline distT="0" distB="0" distL="0" distR="0" wp14:anchorId="0EBFB32F" wp14:editId="2D6FC3DA">
                  <wp:extent cx="5416550" cy="1550035"/>
                  <wp:effectExtent l="0" t="0" r="0" b="0"/>
                  <wp:docPr id="11357840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784025" name="Picture 1" descr="A screenshot of a computer&#10;&#10;AI-generated content may be incorrect."/>
                          <pic:cNvPicPr/>
                        </pic:nvPicPr>
                        <pic:blipFill>
                          <a:blip r:embed="rId16"/>
                          <a:stretch>
                            <a:fillRect/>
                          </a:stretch>
                        </pic:blipFill>
                        <pic:spPr>
                          <a:xfrm>
                            <a:off x="0" y="0"/>
                            <a:ext cx="5416550" cy="1550035"/>
                          </a:xfrm>
                          <a:prstGeom prst="rect">
                            <a:avLst/>
                          </a:prstGeom>
                        </pic:spPr>
                      </pic:pic>
                    </a:graphicData>
                  </a:graphic>
                </wp:inline>
              </w:drawing>
            </w:r>
          </w:p>
          <w:p w14:paraId="12AEB4CE" w14:textId="77777777" w:rsidR="00F63B3C" w:rsidRDefault="00F63B3C" w:rsidP="008B599F">
            <w:pPr>
              <w:pStyle w:val="BodyText"/>
              <w:numPr>
                <w:ilvl w:val="0"/>
                <w:numId w:val="8"/>
              </w:numPr>
            </w:pPr>
            <w:r>
              <w:lastRenderedPageBreak/>
              <w:t xml:space="preserve">Last Message Received Time of the </w:t>
            </w:r>
            <w:proofErr w:type="spellStart"/>
            <w:r>
              <w:t>GLTransactionInterface</w:t>
            </w:r>
            <w:proofErr w:type="spellEnd"/>
            <w:r>
              <w:t xml:space="preserve"> under the File Receiver List would be updated to the current date and run time.</w:t>
            </w:r>
          </w:p>
          <w:p w14:paraId="535AFF27" w14:textId="3B9BD3D3" w:rsidR="00F63B3C" w:rsidRDefault="003711D8" w:rsidP="008B599F">
            <w:pPr>
              <w:pStyle w:val="BodyText"/>
              <w:ind w:left="0"/>
            </w:pPr>
            <w:r w:rsidRPr="003711D8">
              <w:drawing>
                <wp:inline distT="0" distB="0" distL="0" distR="0" wp14:anchorId="641A2316" wp14:editId="59C0F03D">
                  <wp:extent cx="5416550" cy="1191260"/>
                  <wp:effectExtent l="0" t="0" r="0" b="8890"/>
                  <wp:docPr id="494521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521546" name=""/>
                          <pic:cNvPicPr/>
                        </pic:nvPicPr>
                        <pic:blipFill>
                          <a:blip r:embed="rId29"/>
                          <a:stretch>
                            <a:fillRect/>
                          </a:stretch>
                        </pic:blipFill>
                        <pic:spPr>
                          <a:xfrm>
                            <a:off x="0" y="0"/>
                            <a:ext cx="5416550" cy="1191260"/>
                          </a:xfrm>
                          <a:prstGeom prst="rect">
                            <a:avLst/>
                          </a:prstGeom>
                        </pic:spPr>
                      </pic:pic>
                    </a:graphicData>
                  </a:graphic>
                </wp:inline>
              </w:drawing>
            </w:r>
          </w:p>
          <w:p w14:paraId="64FB5D79" w14:textId="77777777" w:rsidR="00F63B3C" w:rsidRDefault="00F63B3C" w:rsidP="008B599F">
            <w:pPr>
              <w:pStyle w:val="BodyText"/>
              <w:numPr>
                <w:ilvl w:val="0"/>
                <w:numId w:val="8"/>
              </w:numPr>
            </w:pPr>
            <w:r>
              <w:t>Files would be consumed when the FTP Program folder is refreshed.</w:t>
            </w:r>
          </w:p>
          <w:p w14:paraId="1A3DD0CA" w14:textId="77777777" w:rsidR="00F63B3C" w:rsidRDefault="00F63B3C" w:rsidP="008B599F">
            <w:pPr>
              <w:pStyle w:val="BodyText"/>
              <w:numPr>
                <w:ilvl w:val="0"/>
                <w:numId w:val="8"/>
              </w:numPr>
            </w:pPr>
            <w:r w:rsidRPr="00164F20">
              <w:t xml:space="preserve">File are imported to </w:t>
            </w:r>
            <w:proofErr w:type="spellStart"/>
            <w:r>
              <w:t>GLTransactionInterface</w:t>
            </w:r>
            <w:proofErr w:type="spellEnd"/>
            <w:r w:rsidRPr="00164F20">
              <w:t xml:space="preserve"> staging business class</w:t>
            </w:r>
          </w:p>
          <w:p w14:paraId="507F8317" w14:textId="77777777" w:rsidR="00F63B3C" w:rsidRDefault="00F63B3C" w:rsidP="008B599F">
            <w:pPr>
              <w:pStyle w:val="BodyText"/>
              <w:numPr>
                <w:ilvl w:val="0"/>
                <w:numId w:val="8"/>
              </w:numPr>
            </w:pPr>
            <w:r w:rsidRPr="00380FC9">
              <w:t>Automatic interfacing of imported data to FSM</w:t>
            </w:r>
            <w:r>
              <w:t xml:space="preserve"> via IPA</w:t>
            </w:r>
          </w:p>
        </w:tc>
        <w:tc>
          <w:tcPr>
            <w:tcW w:w="412" w:type="pct"/>
            <w:shd w:val="clear" w:color="auto" w:fill="F2F2F2" w:themeFill="background1" w:themeFillShade="F2"/>
          </w:tcPr>
          <w:p w14:paraId="46D4DB8D" w14:textId="77777777" w:rsidR="00F63B3C" w:rsidRPr="00B778CA" w:rsidRDefault="00F63B3C" w:rsidP="008B599F">
            <w:pPr>
              <w:pStyle w:val="BodyText"/>
              <w:spacing w:before="0"/>
              <w:ind w:left="0"/>
              <w:jc w:val="center"/>
              <w:rPr>
                <w:b/>
                <w:bCs/>
                <w:color w:val="00B050"/>
                <w:lang w:val="es-AR"/>
              </w:rPr>
            </w:pPr>
            <w:r w:rsidRPr="00B778CA">
              <w:rPr>
                <w:b/>
                <w:bCs/>
                <w:color w:val="00B050"/>
                <w:lang w:val="es-AR"/>
              </w:rPr>
              <w:lastRenderedPageBreak/>
              <w:t>PASS</w:t>
            </w:r>
          </w:p>
        </w:tc>
      </w:tr>
      <w:tr w:rsidR="00F63B3C" w14:paraId="34D73FC4" w14:textId="77777777" w:rsidTr="008B599F">
        <w:trPr>
          <w:cnfStyle w:val="000000100000" w:firstRow="0" w:lastRow="0" w:firstColumn="0" w:lastColumn="0" w:oddVBand="0" w:evenVBand="0" w:oddHBand="1" w:evenHBand="0" w:firstRowFirstColumn="0" w:firstRowLastColumn="0" w:lastRowFirstColumn="0" w:lastRowLastColumn="0"/>
          <w:trHeight w:val="413"/>
        </w:trPr>
        <w:tc>
          <w:tcPr>
            <w:tcW w:w="257" w:type="pct"/>
            <w:shd w:val="clear" w:color="auto" w:fill="F2F2F2" w:themeFill="background1" w:themeFillShade="F2"/>
          </w:tcPr>
          <w:p w14:paraId="2AF6A849" w14:textId="77777777" w:rsidR="00F63B3C" w:rsidRDefault="00F63B3C" w:rsidP="008B599F">
            <w:pPr>
              <w:pStyle w:val="BodyText"/>
              <w:spacing w:before="0"/>
              <w:ind w:left="0"/>
              <w:jc w:val="center"/>
              <w:rPr>
                <w:b/>
                <w:bCs/>
                <w:lang w:val="es-AR"/>
              </w:rPr>
            </w:pPr>
            <w:r>
              <w:rPr>
                <w:b/>
                <w:bCs/>
                <w:lang w:val="es-AR"/>
              </w:rPr>
              <w:t>3</w:t>
            </w:r>
          </w:p>
        </w:tc>
        <w:tc>
          <w:tcPr>
            <w:tcW w:w="4331" w:type="pct"/>
            <w:shd w:val="clear" w:color="auto" w:fill="F2F2F2" w:themeFill="background1" w:themeFillShade="F2"/>
          </w:tcPr>
          <w:p w14:paraId="26B7F8C1" w14:textId="27E58DBE" w:rsidR="00F63B3C" w:rsidRDefault="00FD5B52" w:rsidP="00FD5B52">
            <w:pPr>
              <w:pStyle w:val="BodyText"/>
              <w:numPr>
                <w:ilvl w:val="0"/>
                <w:numId w:val="12"/>
              </w:numPr>
              <w:ind w:left="716"/>
            </w:pPr>
            <w:r>
              <w:t>Email notification would be sent containing the number of records that encountered an error.</w:t>
            </w:r>
          </w:p>
          <w:p w14:paraId="360DC2CE" w14:textId="26D06F94" w:rsidR="000E54C2" w:rsidRDefault="0016202A" w:rsidP="000E54C2">
            <w:pPr>
              <w:pStyle w:val="BodyText"/>
              <w:ind w:left="0"/>
            </w:pPr>
            <w:r w:rsidRPr="0016202A">
              <w:drawing>
                <wp:inline distT="0" distB="0" distL="0" distR="0" wp14:anchorId="25555849" wp14:editId="5628A1FD">
                  <wp:extent cx="5416550" cy="1327785"/>
                  <wp:effectExtent l="0" t="0" r="0" b="5715"/>
                  <wp:docPr id="556577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577640" name=""/>
                          <pic:cNvPicPr/>
                        </pic:nvPicPr>
                        <pic:blipFill>
                          <a:blip r:embed="rId30"/>
                          <a:stretch>
                            <a:fillRect/>
                          </a:stretch>
                        </pic:blipFill>
                        <pic:spPr>
                          <a:xfrm>
                            <a:off x="0" y="0"/>
                            <a:ext cx="5416550" cy="1327785"/>
                          </a:xfrm>
                          <a:prstGeom prst="rect">
                            <a:avLst/>
                          </a:prstGeom>
                        </pic:spPr>
                      </pic:pic>
                    </a:graphicData>
                  </a:graphic>
                </wp:inline>
              </w:drawing>
            </w:r>
          </w:p>
          <w:p w14:paraId="635B879A" w14:textId="77777777" w:rsidR="000E54C2" w:rsidRDefault="000E54C2" w:rsidP="000E54C2">
            <w:pPr>
              <w:pStyle w:val="BodyText"/>
              <w:ind w:left="0"/>
            </w:pPr>
          </w:p>
          <w:p w14:paraId="7ACEC3B9" w14:textId="77777777" w:rsidR="00F63B3C" w:rsidRDefault="00F63B3C" w:rsidP="008B599F">
            <w:pPr>
              <w:pStyle w:val="BodyText"/>
              <w:numPr>
                <w:ilvl w:val="0"/>
                <w:numId w:val="8"/>
              </w:numPr>
            </w:pPr>
            <w:r>
              <w:t>Double-click the Link to Interface Result in the email notification.</w:t>
            </w:r>
          </w:p>
          <w:p w14:paraId="4356DCFE" w14:textId="5DB7E73A" w:rsidR="00DF35BA" w:rsidRDefault="009C0910" w:rsidP="00DF35BA">
            <w:pPr>
              <w:pStyle w:val="BodyText"/>
              <w:ind w:left="0"/>
            </w:pPr>
            <w:r w:rsidRPr="009C0910">
              <w:drawing>
                <wp:inline distT="0" distB="0" distL="0" distR="0" wp14:anchorId="732E8066" wp14:editId="5A00AB36">
                  <wp:extent cx="5416550" cy="1173480"/>
                  <wp:effectExtent l="0" t="0" r="0" b="7620"/>
                  <wp:docPr id="946760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760137" name=""/>
                          <pic:cNvPicPr/>
                        </pic:nvPicPr>
                        <pic:blipFill>
                          <a:blip r:embed="rId31"/>
                          <a:stretch>
                            <a:fillRect/>
                          </a:stretch>
                        </pic:blipFill>
                        <pic:spPr>
                          <a:xfrm>
                            <a:off x="0" y="0"/>
                            <a:ext cx="5416550" cy="1173480"/>
                          </a:xfrm>
                          <a:prstGeom prst="rect">
                            <a:avLst/>
                          </a:prstGeom>
                        </pic:spPr>
                      </pic:pic>
                    </a:graphicData>
                  </a:graphic>
                </wp:inline>
              </w:drawing>
            </w:r>
          </w:p>
          <w:p w14:paraId="57942669" w14:textId="77777777" w:rsidR="00DF35BA" w:rsidRDefault="00DF35BA" w:rsidP="00DF35BA">
            <w:pPr>
              <w:pStyle w:val="BodyText"/>
              <w:ind w:left="0"/>
            </w:pPr>
          </w:p>
          <w:p w14:paraId="37C23F04" w14:textId="56C2D5AB" w:rsidR="00F63B3C" w:rsidRPr="00857437" w:rsidRDefault="00F63B3C" w:rsidP="00857437">
            <w:pPr>
              <w:pStyle w:val="BodyText"/>
              <w:ind w:left="720"/>
            </w:pPr>
            <w:r w:rsidRPr="00A55CB4">
              <w:rPr>
                <w:b/>
                <w:bCs/>
                <w:color w:val="FF0000"/>
              </w:rPr>
              <w:t>Note:</w:t>
            </w:r>
            <w:r w:rsidRPr="00A55CB4">
              <w:t xml:space="preserve"> </w:t>
            </w:r>
            <w:r>
              <w:t>as mentioned in the Pre-Requisites section, accessing the ‘Link to the Interface Result” in the email would require users to have “Financials Processor” role</w:t>
            </w:r>
          </w:p>
          <w:p w14:paraId="31F84356" w14:textId="77777777" w:rsidR="00F63B3C" w:rsidRPr="003B2E03" w:rsidRDefault="00F63B3C" w:rsidP="008B599F">
            <w:pPr>
              <w:pStyle w:val="BodyText"/>
              <w:ind w:left="0"/>
              <w:rPr>
                <w:b/>
                <w:bCs/>
              </w:rPr>
            </w:pPr>
          </w:p>
        </w:tc>
        <w:tc>
          <w:tcPr>
            <w:tcW w:w="412" w:type="pct"/>
            <w:shd w:val="clear" w:color="auto" w:fill="F2F2F2" w:themeFill="background1" w:themeFillShade="F2"/>
          </w:tcPr>
          <w:p w14:paraId="1C3C0DA4" w14:textId="77777777" w:rsidR="00F63B3C" w:rsidRDefault="00F63B3C" w:rsidP="008B599F">
            <w:pPr>
              <w:pStyle w:val="BodyText"/>
              <w:spacing w:before="0"/>
              <w:ind w:left="0"/>
              <w:jc w:val="center"/>
              <w:rPr>
                <w:b/>
                <w:bCs/>
                <w:color w:val="00B050"/>
                <w:lang w:val="es-AR"/>
              </w:rPr>
            </w:pPr>
            <w:r w:rsidRPr="00B778CA">
              <w:rPr>
                <w:b/>
                <w:bCs/>
                <w:color w:val="00B050"/>
                <w:lang w:val="es-AR"/>
              </w:rPr>
              <w:t>PASS</w:t>
            </w:r>
          </w:p>
          <w:p w14:paraId="46E4066C" w14:textId="77777777" w:rsidR="00F63B3C" w:rsidRPr="00B778CA" w:rsidRDefault="00F63B3C" w:rsidP="008B599F">
            <w:pPr>
              <w:pStyle w:val="BodyText"/>
              <w:spacing w:before="0"/>
              <w:ind w:left="0"/>
              <w:jc w:val="center"/>
              <w:rPr>
                <w:b/>
                <w:bCs/>
                <w:color w:val="00B050"/>
                <w:lang w:val="es-AR"/>
              </w:rPr>
            </w:pPr>
          </w:p>
        </w:tc>
      </w:tr>
      <w:tr w:rsidR="0016202A" w14:paraId="4EEFB497" w14:textId="77777777" w:rsidTr="008B599F">
        <w:trPr>
          <w:cnfStyle w:val="000000010000" w:firstRow="0" w:lastRow="0" w:firstColumn="0" w:lastColumn="0" w:oddVBand="0" w:evenVBand="0" w:oddHBand="0" w:evenHBand="1" w:firstRowFirstColumn="0" w:firstRowLastColumn="0" w:lastRowFirstColumn="0" w:lastRowLastColumn="0"/>
          <w:trHeight w:val="413"/>
        </w:trPr>
        <w:tc>
          <w:tcPr>
            <w:tcW w:w="257" w:type="pct"/>
            <w:shd w:val="clear" w:color="auto" w:fill="F2F2F2" w:themeFill="background1" w:themeFillShade="F2"/>
          </w:tcPr>
          <w:p w14:paraId="34BFCB68" w14:textId="438EEFE3" w:rsidR="0016202A" w:rsidRDefault="0016202A" w:rsidP="008B599F">
            <w:pPr>
              <w:pStyle w:val="BodyText"/>
              <w:spacing w:before="0"/>
              <w:ind w:left="0"/>
              <w:jc w:val="center"/>
              <w:rPr>
                <w:b/>
                <w:bCs/>
                <w:lang w:val="es-AR"/>
              </w:rPr>
            </w:pPr>
            <w:r>
              <w:rPr>
                <w:b/>
                <w:bCs/>
                <w:lang w:val="es-AR"/>
              </w:rPr>
              <w:t>4</w:t>
            </w:r>
          </w:p>
        </w:tc>
        <w:tc>
          <w:tcPr>
            <w:tcW w:w="4331" w:type="pct"/>
            <w:shd w:val="clear" w:color="auto" w:fill="F2F2F2" w:themeFill="background1" w:themeFillShade="F2"/>
          </w:tcPr>
          <w:p w14:paraId="2E49213B" w14:textId="77777777" w:rsidR="001D001C" w:rsidRDefault="00857437" w:rsidP="001D001C">
            <w:pPr>
              <w:pStyle w:val="BodyText"/>
              <w:numPr>
                <w:ilvl w:val="0"/>
                <w:numId w:val="12"/>
              </w:numPr>
              <w:ind w:left="806" w:hanging="450"/>
            </w:pPr>
            <w:r>
              <w:t xml:space="preserve">Double-click Run </w:t>
            </w:r>
            <w:r w:rsidRPr="000E54C2">
              <w:t xml:space="preserve">Group </w:t>
            </w:r>
            <w:r w:rsidR="009C0910">
              <w:t xml:space="preserve">(Status Incomplete) </w:t>
            </w:r>
            <w:r w:rsidRPr="000E54C2">
              <w:t>to open the record.</w:t>
            </w:r>
          </w:p>
          <w:p w14:paraId="572689B2" w14:textId="17F07690" w:rsidR="00160D4F" w:rsidRDefault="001D001C" w:rsidP="00160D4F">
            <w:pPr>
              <w:pStyle w:val="BodyText"/>
              <w:numPr>
                <w:ilvl w:val="0"/>
                <w:numId w:val="12"/>
              </w:numPr>
              <w:ind w:left="806" w:hanging="450"/>
            </w:pPr>
            <w:r>
              <w:t xml:space="preserve">On the </w:t>
            </w:r>
            <w:proofErr w:type="spellStart"/>
            <w:r>
              <w:t>Uninterfaced</w:t>
            </w:r>
            <w:proofErr w:type="spellEnd"/>
            <w:r>
              <w:t xml:space="preserve"> Transactions tab</w:t>
            </w:r>
            <w:r w:rsidR="00160D4F">
              <w:t xml:space="preserve"> – specific errors are identified. </w:t>
            </w:r>
          </w:p>
          <w:p w14:paraId="4F6DB6E1" w14:textId="77777777" w:rsidR="00160D4F" w:rsidRDefault="00160D4F" w:rsidP="00160D4F">
            <w:pPr>
              <w:pStyle w:val="BodyText"/>
              <w:ind w:left="0"/>
            </w:pPr>
            <w:r w:rsidRPr="00160D4F">
              <w:drawing>
                <wp:inline distT="0" distB="0" distL="0" distR="0" wp14:anchorId="093B9549" wp14:editId="4DDABC9A">
                  <wp:extent cx="5416550" cy="1541145"/>
                  <wp:effectExtent l="0" t="0" r="0" b="1905"/>
                  <wp:docPr id="335352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352151" name=""/>
                          <pic:cNvPicPr/>
                        </pic:nvPicPr>
                        <pic:blipFill>
                          <a:blip r:embed="rId32"/>
                          <a:stretch>
                            <a:fillRect/>
                          </a:stretch>
                        </pic:blipFill>
                        <pic:spPr>
                          <a:xfrm>
                            <a:off x="0" y="0"/>
                            <a:ext cx="5416550" cy="1541145"/>
                          </a:xfrm>
                          <a:prstGeom prst="rect">
                            <a:avLst/>
                          </a:prstGeom>
                        </pic:spPr>
                      </pic:pic>
                    </a:graphicData>
                  </a:graphic>
                </wp:inline>
              </w:drawing>
            </w:r>
          </w:p>
          <w:p w14:paraId="255FD3D1" w14:textId="2F5E2188" w:rsidR="00160D4F" w:rsidRDefault="00160D4F" w:rsidP="00160D4F">
            <w:pPr>
              <w:pStyle w:val="BodyText"/>
              <w:numPr>
                <w:ilvl w:val="0"/>
                <w:numId w:val="24"/>
              </w:numPr>
            </w:pPr>
            <w:r>
              <w:t xml:space="preserve">Open the records and </w:t>
            </w:r>
            <w:r w:rsidR="008E22C9">
              <w:t>perform necessary corrections</w:t>
            </w:r>
            <w:r w:rsidR="00915BDE">
              <w:t xml:space="preserve">. Once done, errors are removed. </w:t>
            </w:r>
          </w:p>
          <w:p w14:paraId="63ED646E" w14:textId="77777777" w:rsidR="008E22C9" w:rsidRDefault="00AC3346" w:rsidP="008E22C9">
            <w:pPr>
              <w:pStyle w:val="BodyText"/>
              <w:ind w:left="0"/>
            </w:pPr>
            <w:r w:rsidRPr="00AC3346">
              <w:lastRenderedPageBreak/>
              <w:drawing>
                <wp:inline distT="0" distB="0" distL="0" distR="0" wp14:anchorId="40248F52" wp14:editId="559B1953">
                  <wp:extent cx="5416550" cy="1909445"/>
                  <wp:effectExtent l="0" t="0" r="0" b="0"/>
                  <wp:docPr id="458133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133703" name=""/>
                          <pic:cNvPicPr/>
                        </pic:nvPicPr>
                        <pic:blipFill>
                          <a:blip r:embed="rId33"/>
                          <a:stretch>
                            <a:fillRect/>
                          </a:stretch>
                        </pic:blipFill>
                        <pic:spPr>
                          <a:xfrm>
                            <a:off x="0" y="0"/>
                            <a:ext cx="5416550" cy="1909445"/>
                          </a:xfrm>
                          <a:prstGeom prst="rect">
                            <a:avLst/>
                          </a:prstGeom>
                        </pic:spPr>
                      </pic:pic>
                    </a:graphicData>
                  </a:graphic>
                </wp:inline>
              </w:drawing>
            </w:r>
          </w:p>
          <w:p w14:paraId="32995771" w14:textId="77777777" w:rsidR="00AC3346" w:rsidRDefault="00AC3346" w:rsidP="008E22C9">
            <w:pPr>
              <w:pStyle w:val="BodyText"/>
              <w:ind w:left="0"/>
            </w:pPr>
          </w:p>
          <w:p w14:paraId="5D8C2CD3" w14:textId="77777777" w:rsidR="00AC3346" w:rsidRDefault="00AC3346" w:rsidP="00AC3346">
            <w:pPr>
              <w:pStyle w:val="BodyText"/>
              <w:numPr>
                <w:ilvl w:val="0"/>
                <w:numId w:val="24"/>
              </w:numPr>
            </w:pPr>
            <w:r>
              <w:t xml:space="preserve">Select All Actions and </w:t>
            </w:r>
            <w:r w:rsidR="00C63354">
              <w:t>select Front End</w:t>
            </w:r>
            <w:r w:rsidR="005D45C1">
              <w:t xml:space="preserve"> Split Transactions.</w:t>
            </w:r>
          </w:p>
          <w:p w14:paraId="66A054FE" w14:textId="77777777" w:rsidR="005D45C1" w:rsidRDefault="00A95D9D" w:rsidP="005D45C1">
            <w:pPr>
              <w:pStyle w:val="BodyText"/>
              <w:ind w:left="0"/>
            </w:pPr>
            <w:r w:rsidRPr="00A95D9D">
              <w:drawing>
                <wp:inline distT="0" distB="0" distL="0" distR="0" wp14:anchorId="61619C87" wp14:editId="78BEC5C0">
                  <wp:extent cx="5416550" cy="1851025"/>
                  <wp:effectExtent l="0" t="0" r="0" b="0"/>
                  <wp:docPr id="68732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32366" name=""/>
                          <pic:cNvPicPr/>
                        </pic:nvPicPr>
                        <pic:blipFill>
                          <a:blip r:embed="rId34"/>
                          <a:stretch>
                            <a:fillRect/>
                          </a:stretch>
                        </pic:blipFill>
                        <pic:spPr>
                          <a:xfrm>
                            <a:off x="0" y="0"/>
                            <a:ext cx="5416550" cy="1851025"/>
                          </a:xfrm>
                          <a:prstGeom prst="rect">
                            <a:avLst/>
                          </a:prstGeom>
                        </pic:spPr>
                      </pic:pic>
                    </a:graphicData>
                  </a:graphic>
                </wp:inline>
              </w:drawing>
            </w:r>
          </w:p>
          <w:p w14:paraId="3D857C07" w14:textId="77777777" w:rsidR="00A95D9D" w:rsidRDefault="00A95D9D" w:rsidP="005D45C1">
            <w:pPr>
              <w:pStyle w:val="BodyText"/>
              <w:ind w:left="0"/>
            </w:pPr>
          </w:p>
          <w:p w14:paraId="1380AFF2" w14:textId="77777777" w:rsidR="00A95D9D" w:rsidRDefault="00C81329" w:rsidP="005D45C1">
            <w:pPr>
              <w:pStyle w:val="BodyText"/>
              <w:ind w:left="0"/>
            </w:pPr>
            <w:r w:rsidRPr="00C81329">
              <w:lastRenderedPageBreak/>
              <w:drawing>
                <wp:inline distT="0" distB="0" distL="0" distR="0" wp14:anchorId="038A6F67" wp14:editId="70E08600">
                  <wp:extent cx="2638793" cy="6773220"/>
                  <wp:effectExtent l="0" t="0" r="9525" b="8890"/>
                  <wp:docPr id="831833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833539" name=""/>
                          <pic:cNvPicPr/>
                        </pic:nvPicPr>
                        <pic:blipFill>
                          <a:blip r:embed="rId35"/>
                          <a:stretch>
                            <a:fillRect/>
                          </a:stretch>
                        </pic:blipFill>
                        <pic:spPr>
                          <a:xfrm>
                            <a:off x="0" y="0"/>
                            <a:ext cx="2638793" cy="6773220"/>
                          </a:xfrm>
                          <a:prstGeom prst="rect">
                            <a:avLst/>
                          </a:prstGeom>
                        </pic:spPr>
                      </pic:pic>
                    </a:graphicData>
                  </a:graphic>
                </wp:inline>
              </w:drawing>
            </w:r>
          </w:p>
          <w:p w14:paraId="3885846B" w14:textId="6C7DB34F" w:rsidR="00371BFB" w:rsidRDefault="00371BFB" w:rsidP="00371BFB">
            <w:pPr>
              <w:pStyle w:val="BodyText"/>
              <w:numPr>
                <w:ilvl w:val="0"/>
                <w:numId w:val="24"/>
              </w:numPr>
            </w:pPr>
            <w:r>
              <w:t>User has the option not to process Interface after correcting the records. The GL Transaction Interface Job (EXT_FIN_070</w:t>
            </w:r>
            <w:proofErr w:type="gramStart"/>
            <w:r>
              <w:t>)  will</w:t>
            </w:r>
            <w:proofErr w:type="gramEnd"/>
            <w:r>
              <w:t xml:space="preserve"> be able to process this Run Group.</w:t>
            </w:r>
          </w:p>
          <w:p w14:paraId="3CEB32D1" w14:textId="3B108350" w:rsidR="00C81329" w:rsidRPr="00160D4F" w:rsidRDefault="00C81329" w:rsidP="00D15F3A">
            <w:pPr>
              <w:pStyle w:val="BodyText"/>
              <w:ind w:left="0"/>
            </w:pPr>
          </w:p>
        </w:tc>
        <w:tc>
          <w:tcPr>
            <w:tcW w:w="412" w:type="pct"/>
            <w:shd w:val="clear" w:color="auto" w:fill="F2F2F2" w:themeFill="background1" w:themeFillShade="F2"/>
          </w:tcPr>
          <w:p w14:paraId="26095431" w14:textId="77777777" w:rsidR="0016202A" w:rsidRPr="00B778CA" w:rsidRDefault="0016202A" w:rsidP="008B599F">
            <w:pPr>
              <w:pStyle w:val="BodyText"/>
              <w:spacing w:before="0"/>
              <w:ind w:left="0"/>
              <w:jc w:val="center"/>
              <w:rPr>
                <w:b/>
                <w:bCs/>
                <w:color w:val="00B050"/>
                <w:lang w:val="es-AR"/>
              </w:rPr>
            </w:pPr>
          </w:p>
        </w:tc>
      </w:tr>
      <w:tr w:rsidR="00D15F3A" w14:paraId="19884156" w14:textId="77777777" w:rsidTr="008B599F">
        <w:trPr>
          <w:cnfStyle w:val="000000100000" w:firstRow="0" w:lastRow="0" w:firstColumn="0" w:lastColumn="0" w:oddVBand="0" w:evenVBand="0" w:oddHBand="1" w:evenHBand="0" w:firstRowFirstColumn="0" w:firstRowLastColumn="0" w:lastRowFirstColumn="0" w:lastRowLastColumn="0"/>
          <w:trHeight w:val="413"/>
        </w:trPr>
        <w:tc>
          <w:tcPr>
            <w:tcW w:w="257" w:type="pct"/>
            <w:shd w:val="clear" w:color="auto" w:fill="F2F2F2" w:themeFill="background1" w:themeFillShade="F2"/>
          </w:tcPr>
          <w:p w14:paraId="6320E3AB" w14:textId="1E0D0E49" w:rsidR="00D15F3A" w:rsidRDefault="00D15F3A" w:rsidP="008B599F">
            <w:pPr>
              <w:pStyle w:val="BodyText"/>
              <w:spacing w:before="0"/>
              <w:ind w:left="0"/>
              <w:jc w:val="center"/>
              <w:rPr>
                <w:b/>
                <w:bCs/>
                <w:lang w:val="es-AR"/>
              </w:rPr>
            </w:pPr>
            <w:r>
              <w:rPr>
                <w:b/>
                <w:bCs/>
                <w:lang w:val="es-AR"/>
              </w:rPr>
              <w:lastRenderedPageBreak/>
              <w:t>5</w:t>
            </w:r>
          </w:p>
        </w:tc>
        <w:tc>
          <w:tcPr>
            <w:tcW w:w="4331" w:type="pct"/>
            <w:shd w:val="clear" w:color="auto" w:fill="F2F2F2" w:themeFill="background1" w:themeFillShade="F2"/>
          </w:tcPr>
          <w:p w14:paraId="415724CB" w14:textId="77777777" w:rsidR="00D15F3A" w:rsidRDefault="00D15F3A" w:rsidP="001D001C">
            <w:pPr>
              <w:pStyle w:val="BodyText"/>
              <w:numPr>
                <w:ilvl w:val="0"/>
                <w:numId w:val="12"/>
              </w:numPr>
              <w:ind w:left="806" w:hanging="450"/>
            </w:pPr>
            <w:r>
              <w:t>Go back to the Interface Result</w:t>
            </w:r>
            <w:r w:rsidR="008C20F9">
              <w:t xml:space="preserve"> – Run Group will be Complete</w:t>
            </w:r>
          </w:p>
          <w:p w14:paraId="127082CE" w14:textId="77777777" w:rsidR="006977CE" w:rsidRDefault="006977CE" w:rsidP="006977CE">
            <w:pPr>
              <w:pStyle w:val="BodyText"/>
              <w:ind w:left="0"/>
            </w:pPr>
            <w:r w:rsidRPr="006977CE">
              <w:drawing>
                <wp:inline distT="0" distB="0" distL="0" distR="0" wp14:anchorId="6C7D71B9" wp14:editId="2380B986">
                  <wp:extent cx="5416550" cy="574040"/>
                  <wp:effectExtent l="0" t="0" r="0" b="0"/>
                  <wp:docPr id="381778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778393" name=""/>
                          <pic:cNvPicPr/>
                        </pic:nvPicPr>
                        <pic:blipFill>
                          <a:blip r:embed="rId36"/>
                          <a:stretch>
                            <a:fillRect/>
                          </a:stretch>
                        </pic:blipFill>
                        <pic:spPr>
                          <a:xfrm>
                            <a:off x="0" y="0"/>
                            <a:ext cx="5416550" cy="574040"/>
                          </a:xfrm>
                          <a:prstGeom prst="rect">
                            <a:avLst/>
                          </a:prstGeom>
                        </pic:spPr>
                      </pic:pic>
                    </a:graphicData>
                  </a:graphic>
                </wp:inline>
              </w:drawing>
            </w:r>
          </w:p>
          <w:p w14:paraId="6772F067" w14:textId="77777777" w:rsidR="006977CE" w:rsidRDefault="006977CE" w:rsidP="006977CE">
            <w:pPr>
              <w:pStyle w:val="BodyText"/>
              <w:ind w:left="0"/>
            </w:pPr>
          </w:p>
          <w:p w14:paraId="260C827B" w14:textId="77777777" w:rsidR="006977CE" w:rsidRDefault="006977CE" w:rsidP="006977CE">
            <w:pPr>
              <w:pStyle w:val="BodyText"/>
              <w:numPr>
                <w:ilvl w:val="0"/>
                <w:numId w:val="12"/>
              </w:numPr>
              <w:ind w:left="718"/>
            </w:pPr>
            <w:r>
              <w:t>Journal record is created</w:t>
            </w:r>
          </w:p>
          <w:p w14:paraId="7FCAF17B" w14:textId="19A9EA85" w:rsidR="006977CE" w:rsidRDefault="00371BFB" w:rsidP="006977CE">
            <w:pPr>
              <w:pStyle w:val="BodyText"/>
              <w:ind w:left="0"/>
            </w:pPr>
            <w:r w:rsidRPr="00371BFB">
              <w:lastRenderedPageBreak/>
              <w:drawing>
                <wp:inline distT="0" distB="0" distL="0" distR="0" wp14:anchorId="2696A30B" wp14:editId="7BF9B5B5">
                  <wp:extent cx="5416550" cy="2032635"/>
                  <wp:effectExtent l="0" t="0" r="0" b="5715"/>
                  <wp:docPr id="300958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958555" name=""/>
                          <pic:cNvPicPr/>
                        </pic:nvPicPr>
                        <pic:blipFill>
                          <a:blip r:embed="rId37"/>
                          <a:stretch>
                            <a:fillRect/>
                          </a:stretch>
                        </pic:blipFill>
                        <pic:spPr>
                          <a:xfrm>
                            <a:off x="0" y="0"/>
                            <a:ext cx="5416550" cy="2032635"/>
                          </a:xfrm>
                          <a:prstGeom prst="rect">
                            <a:avLst/>
                          </a:prstGeom>
                        </pic:spPr>
                      </pic:pic>
                    </a:graphicData>
                  </a:graphic>
                </wp:inline>
              </w:drawing>
            </w:r>
          </w:p>
        </w:tc>
        <w:tc>
          <w:tcPr>
            <w:tcW w:w="412" w:type="pct"/>
            <w:shd w:val="clear" w:color="auto" w:fill="F2F2F2" w:themeFill="background1" w:themeFillShade="F2"/>
          </w:tcPr>
          <w:p w14:paraId="279EFE23" w14:textId="41CF90BF" w:rsidR="00D15F3A" w:rsidRPr="00B778CA" w:rsidRDefault="00D15F3A" w:rsidP="008B599F">
            <w:pPr>
              <w:pStyle w:val="BodyText"/>
              <w:spacing w:before="0"/>
              <w:ind w:left="0"/>
              <w:jc w:val="center"/>
              <w:rPr>
                <w:b/>
                <w:bCs/>
                <w:color w:val="00B050"/>
                <w:lang w:val="es-AR"/>
              </w:rPr>
            </w:pPr>
            <w:r>
              <w:rPr>
                <w:b/>
                <w:bCs/>
                <w:color w:val="00B050"/>
                <w:lang w:val="es-AR"/>
              </w:rPr>
              <w:lastRenderedPageBreak/>
              <w:t>PASS</w:t>
            </w:r>
          </w:p>
        </w:tc>
      </w:tr>
    </w:tbl>
    <w:p w14:paraId="7280ED85" w14:textId="77777777" w:rsidR="00933533" w:rsidRDefault="00933533" w:rsidP="00933533"/>
    <w:p w14:paraId="57250006" w14:textId="77777777" w:rsidR="00933533" w:rsidRDefault="00933533" w:rsidP="00933533">
      <w:pPr>
        <w:pStyle w:val="Heading3"/>
      </w:pPr>
      <w:r>
        <w:t xml:space="preserve">Results </w:t>
      </w:r>
    </w:p>
    <w:p w14:paraId="1076F77C" w14:textId="243E87D2" w:rsidR="000C0493" w:rsidRDefault="000C0493" w:rsidP="00E36D95">
      <w:pPr>
        <w:pStyle w:val="ListParagraph"/>
        <w:numPr>
          <w:ilvl w:val="0"/>
          <w:numId w:val="12"/>
        </w:numPr>
      </w:pPr>
      <w:r w:rsidRPr="000C0493">
        <w:t xml:space="preserve">Email notification </w:t>
      </w:r>
      <w:r w:rsidR="0020096A">
        <w:t xml:space="preserve">was </w:t>
      </w:r>
      <w:r w:rsidRPr="000C0493">
        <w:t xml:space="preserve">sent containing the number of </w:t>
      </w:r>
      <w:r w:rsidR="00371BFB">
        <w:t xml:space="preserve">records in error. </w:t>
      </w:r>
    </w:p>
    <w:p w14:paraId="68A48603" w14:textId="1BD6D1D3" w:rsidR="00B22AB4" w:rsidRDefault="00B22AB4" w:rsidP="00E36D95">
      <w:pPr>
        <w:pStyle w:val="ListParagraph"/>
        <w:numPr>
          <w:ilvl w:val="0"/>
          <w:numId w:val="12"/>
        </w:numPr>
      </w:pPr>
      <w:r>
        <w:t xml:space="preserve">User will </w:t>
      </w:r>
      <w:proofErr w:type="gramStart"/>
      <w:r w:rsidR="0020096A">
        <w:t>was</w:t>
      </w:r>
      <w:proofErr w:type="gramEnd"/>
      <w:r w:rsidR="0020096A">
        <w:t xml:space="preserve"> </w:t>
      </w:r>
      <w:r>
        <w:t xml:space="preserve">able to reprocess the </w:t>
      </w:r>
      <w:r w:rsidR="0020096A">
        <w:t xml:space="preserve">records with error </w:t>
      </w:r>
      <w:r>
        <w:t>after the necessary updates are made.</w:t>
      </w:r>
    </w:p>
    <w:p w14:paraId="763B3B4B" w14:textId="77777777" w:rsidR="00933533" w:rsidRDefault="00933533" w:rsidP="00933533"/>
    <w:sectPr w:rsidR="00933533" w:rsidSect="00F80B8E">
      <w:headerReference w:type="default" r:id="rId38"/>
      <w:footerReference w:type="even" r:id="rId39"/>
      <w:footerReference w:type="default" r:id="rId40"/>
      <w:headerReference w:type="first" r:id="rId41"/>
      <w:footerReference w:type="first" r:id="rId42"/>
      <w:pgSz w:w="11907" w:h="16839" w:code="1"/>
      <w:pgMar w:top="1080" w:right="720" w:bottom="1440" w:left="720" w:header="432" w:footer="720" w:gutter="360"/>
      <w:paperSrc w:first="111" w:other="111"/>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87A7FE" w14:textId="77777777" w:rsidR="00993058" w:rsidRDefault="00993058">
      <w:r>
        <w:separator/>
      </w:r>
    </w:p>
  </w:endnote>
  <w:endnote w:type="continuationSeparator" w:id="0">
    <w:p w14:paraId="05645EDE" w14:textId="77777777" w:rsidR="00993058" w:rsidRDefault="00993058">
      <w:r>
        <w:continuationSeparator/>
      </w:r>
    </w:p>
  </w:endnote>
  <w:endnote w:type="continuationNotice" w:id="1">
    <w:p w14:paraId="469A2E59" w14:textId="77777777" w:rsidR="00993058" w:rsidRDefault="0099305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roximaNova-Light">
    <w:altName w:val="Calibri"/>
    <w:panose1 w:val="00000000000000000000"/>
    <w:charset w:val="4D"/>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Bahnschrift Light SemiCondensed">
    <w:panose1 w:val="020B0502040204020203"/>
    <w:charset w:val="00"/>
    <w:family w:val="swiss"/>
    <w:pitch w:val="variable"/>
    <w:sig w:usb0="A00002C7" w:usb1="00000002"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BE66A" w14:textId="77777777" w:rsidR="002F1750" w:rsidRDefault="002F175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iv</w:t>
    </w:r>
    <w:r>
      <w:rPr>
        <w:rStyle w:val="PageNumber"/>
      </w:rPr>
      <w:fldChar w:fldCharType="end"/>
    </w:r>
  </w:p>
  <w:p w14:paraId="42EBE66B" w14:textId="77777777" w:rsidR="002F1750" w:rsidRDefault="002F175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BE66C" w14:textId="0E72A0C5" w:rsidR="002F1750" w:rsidRDefault="00733A43" w:rsidP="00D56107">
    <w:pPr>
      <w:pStyle w:val="Footer"/>
      <w:framePr w:hSpace="187" w:wrap="auto" w:vAnchor="text" w:hAnchor="margin" w:xAlign="right" w:y="1"/>
      <w:tabs>
        <w:tab w:val="clear" w:pos="7920"/>
        <w:tab w:val="right" w:pos="9900"/>
        <w:tab w:val="right" w:pos="10440"/>
      </w:tabs>
    </w:pPr>
    <w:fldSimple w:instr="STYLEREF HD1 \* MERGEFORMAT">
      <w:r w:rsidR="00676A69">
        <w:rPr>
          <w:noProof/>
        </w:rPr>
        <w:t>Document Control</w:t>
      </w:r>
    </w:fldSimple>
    <w:r w:rsidR="002F1750">
      <w:t xml:space="preserve">     </w:t>
    </w:r>
    <w:r w:rsidR="002F1750">
      <w:fldChar w:fldCharType="begin"/>
    </w:r>
    <w:r w:rsidR="002F1750">
      <w:instrText xml:space="preserve"> If </w:instrText>
    </w:r>
    <w:r w:rsidR="002F1750">
      <w:fldChar w:fldCharType="begin"/>
    </w:r>
    <w:r w:rsidR="002F1750">
      <w:instrText xml:space="preserve"> Section </w:instrText>
    </w:r>
    <w:r w:rsidR="002F1750">
      <w:fldChar w:fldCharType="separate"/>
    </w:r>
    <w:r w:rsidR="00676A69">
      <w:instrText>1</w:instrText>
    </w:r>
    <w:r w:rsidR="002F1750">
      <w:fldChar w:fldCharType="end"/>
    </w:r>
    <w:r w:rsidR="002F1750">
      <w:instrText xml:space="preserve"> &gt; 1 “</w:instrText>
    </w:r>
    <w:r w:rsidR="002F1750">
      <w:fldChar w:fldCharType="begin"/>
    </w:r>
    <w:r w:rsidR="002F1750">
      <w:instrText xml:space="preserve">PAGE </w:instrText>
    </w:r>
    <w:r w:rsidR="002F1750">
      <w:fldChar w:fldCharType="separate"/>
    </w:r>
    <w:r w:rsidR="002F1750">
      <w:rPr>
        <w:noProof/>
      </w:rPr>
      <w:instrText>1</w:instrText>
    </w:r>
    <w:r w:rsidR="002F1750">
      <w:fldChar w:fldCharType="end"/>
    </w:r>
    <w:r w:rsidR="002F1750">
      <w:instrText xml:space="preserve"> of </w:instrText>
    </w:r>
    <w:r w:rsidR="002F1750">
      <w:fldChar w:fldCharType="begin"/>
    </w:r>
    <w:r w:rsidR="002F1750">
      <w:instrText xml:space="preserve"> =  </w:instrText>
    </w:r>
    <w:r w:rsidR="002F1750">
      <w:fldChar w:fldCharType="begin"/>
    </w:r>
    <w:r w:rsidR="002F1750">
      <w:instrText xml:space="preserve"> NUMPAGES </w:instrText>
    </w:r>
    <w:r w:rsidR="002F1750">
      <w:fldChar w:fldCharType="separate"/>
    </w:r>
    <w:r w:rsidR="002F1750">
      <w:rPr>
        <w:noProof/>
      </w:rPr>
      <w:instrText>10</w:instrText>
    </w:r>
    <w:r w:rsidR="002F1750">
      <w:rPr>
        <w:noProof/>
      </w:rPr>
      <w:fldChar w:fldCharType="end"/>
    </w:r>
    <w:r w:rsidR="002F1750">
      <w:instrText xml:space="preserve"> - Sec1  </w:instrText>
    </w:r>
    <w:r w:rsidR="002F1750">
      <w:fldChar w:fldCharType="separate"/>
    </w:r>
    <w:r w:rsidR="002F1750">
      <w:rPr>
        <w:noProof/>
      </w:rPr>
      <w:instrText>7</w:instrText>
    </w:r>
    <w:r w:rsidR="002F1750">
      <w:fldChar w:fldCharType="end"/>
    </w:r>
    <w:r w:rsidR="002F1750">
      <w:instrText>” “</w:instrText>
    </w:r>
    <w:r w:rsidR="002F1750">
      <w:fldChar w:fldCharType="begin"/>
    </w:r>
    <w:r w:rsidR="002F1750">
      <w:instrText xml:space="preserve"> PAGE </w:instrText>
    </w:r>
    <w:r w:rsidR="002F1750">
      <w:fldChar w:fldCharType="separate"/>
    </w:r>
    <w:r w:rsidR="00676A69">
      <w:rPr>
        <w:noProof/>
      </w:rPr>
      <w:instrText>3</w:instrText>
    </w:r>
    <w:r w:rsidR="002F1750">
      <w:fldChar w:fldCharType="end"/>
    </w:r>
    <w:r w:rsidR="002F1750">
      <w:instrText xml:space="preserve">” </w:instrText>
    </w:r>
    <w:r w:rsidR="002F1750">
      <w:fldChar w:fldCharType="separate"/>
    </w:r>
    <w:r w:rsidR="00676A69">
      <w:rPr>
        <w:noProof/>
      </w:rPr>
      <w:t>3</w:t>
    </w:r>
    <w:r w:rsidR="002F1750">
      <w:fldChar w:fldCharType="end"/>
    </w:r>
    <w:ins w:id="14" w:author="Moriel Handugan" w:date="2025-04-04T19:48:00Z" w16du:dateUtc="2025-04-04T11:48:00Z">
      <w:r w:rsidR="002F1750">
        <w:fldChar w:fldCharType="begin"/>
      </w:r>
      <w:r w:rsidR="002F1750">
        <w:instrText xml:space="preserve"> If </w:instrText>
      </w:r>
      <w:r w:rsidR="002F1750">
        <w:fldChar w:fldCharType="begin"/>
      </w:r>
      <w:r w:rsidR="002F1750">
        <w:instrText xml:space="preserve"> Section </w:instrText>
      </w:r>
      <w:r w:rsidR="002F1750">
        <w:fldChar w:fldCharType="separate"/>
      </w:r>
    </w:ins>
    <w:r w:rsidR="00676A69">
      <w:instrText>1</w:instrText>
    </w:r>
    <w:ins w:id="15" w:author="Moriel Handugan" w:date="2025-04-04T19:48:00Z" w16du:dateUtc="2025-04-04T11:48:00Z">
      <w:r w:rsidR="002F1750">
        <w:fldChar w:fldCharType="end"/>
      </w:r>
      <w:r w:rsidR="002F1750">
        <w:instrText xml:space="preserve"> &gt; 1 “</w:instrText>
      </w:r>
      <w:r w:rsidR="002F1750">
        <w:fldChar w:fldCharType="begin"/>
      </w:r>
      <w:r w:rsidR="002F1750">
        <w:instrText xml:space="preserve">PAGE </w:instrText>
      </w:r>
      <w:r w:rsidR="002F1750">
        <w:fldChar w:fldCharType="separate"/>
      </w:r>
      <w:r w:rsidR="002F1750">
        <w:rPr>
          <w:noProof/>
        </w:rPr>
        <w:instrText>1</w:instrText>
      </w:r>
      <w:r w:rsidR="002F1750">
        <w:fldChar w:fldCharType="end"/>
      </w:r>
      <w:r w:rsidR="002F1750">
        <w:instrText xml:space="preserve"> of </w:instrText>
      </w:r>
      <w:r w:rsidR="002F1750">
        <w:fldChar w:fldCharType="begin"/>
      </w:r>
      <w:r w:rsidR="002F1750">
        <w:instrText xml:space="preserve"> =  </w:instrText>
      </w:r>
      <w:r w:rsidR="002F1750">
        <w:fldChar w:fldCharType="begin"/>
      </w:r>
      <w:r w:rsidR="002F1750">
        <w:instrText xml:space="preserve"> NUMPAGES </w:instrText>
      </w:r>
      <w:r w:rsidR="002F1750">
        <w:fldChar w:fldCharType="separate"/>
      </w:r>
      <w:r w:rsidR="002F1750">
        <w:rPr>
          <w:noProof/>
        </w:rPr>
        <w:instrText>10</w:instrText>
      </w:r>
      <w:r w:rsidR="002F1750">
        <w:rPr>
          <w:noProof/>
        </w:rPr>
        <w:fldChar w:fldCharType="end"/>
      </w:r>
      <w:r w:rsidR="002F1750">
        <w:instrText xml:space="preserve"> - Sec1  </w:instrText>
      </w:r>
      <w:r w:rsidR="002F1750">
        <w:fldChar w:fldCharType="separate"/>
      </w:r>
      <w:r w:rsidR="002F1750">
        <w:rPr>
          <w:noProof/>
        </w:rPr>
        <w:instrText>7</w:instrText>
      </w:r>
      <w:r w:rsidR="002F1750">
        <w:fldChar w:fldCharType="end"/>
      </w:r>
      <w:r w:rsidR="002F1750">
        <w:instrText>” “</w:instrText>
      </w:r>
      <w:r w:rsidR="002F1750">
        <w:fldChar w:fldCharType="begin"/>
      </w:r>
      <w:r w:rsidR="002F1750">
        <w:instrText xml:space="preserve"> PAGE </w:instrText>
      </w:r>
      <w:r w:rsidR="002F1750">
        <w:fldChar w:fldCharType="separate"/>
      </w:r>
    </w:ins>
    <w:r w:rsidR="00676A69">
      <w:rPr>
        <w:noProof/>
      </w:rPr>
      <w:instrText>3</w:instrText>
    </w:r>
    <w:ins w:id="16" w:author="Moriel Handugan" w:date="2025-04-04T19:48:00Z" w16du:dateUtc="2025-04-04T11:48:00Z">
      <w:r w:rsidR="002F1750">
        <w:fldChar w:fldCharType="end"/>
      </w:r>
      <w:r w:rsidR="002F1750">
        <w:instrText xml:space="preserve">” </w:instrText>
      </w:r>
      <w:r w:rsidR="002F1750">
        <w:fldChar w:fldCharType="separate"/>
      </w:r>
    </w:ins>
    <w:r w:rsidR="00676A69">
      <w:rPr>
        <w:noProof/>
      </w:rPr>
      <w:t>3</w:t>
    </w:r>
    <w:ins w:id="17" w:author="Moriel Handugan" w:date="2025-04-04T19:48:00Z" w16du:dateUtc="2025-04-04T11:48:00Z">
      <w:r w:rsidR="002F1750">
        <w:fldChar w:fldCharType="end"/>
      </w:r>
    </w:ins>
  </w:p>
  <w:p w14:paraId="42EBE66E" w14:textId="5B1D31C6" w:rsidR="002F1750" w:rsidRDefault="002F1750" w:rsidP="00A56694">
    <w:pPr>
      <w:pStyle w:val="Footer"/>
      <w:tabs>
        <w:tab w:val="clear" w:pos="7920"/>
        <w:tab w:val="center" w:pos="5400"/>
        <w:tab w:val="right" w:pos="9720"/>
        <w:tab w:val="right" w:pos="10440"/>
      </w:tabs>
    </w:pPr>
    <w:r>
      <w:t xml:space="preserve">File Ref:  </w:t>
    </w:r>
    <w:r>
      <w:fldChar w:fldCharType="begin"/>
    </w:r>
    <w:r>
      <w:instrText xml:space="preserve"> FILENAME \* FirstCap </w:instrText>
    </w:r>
    <w:r>
      <w:fldChar w:fldCharType="separate"/>
    </w:r>
    <w:r>
      <w:rPr>
        <w:noProof/>
      </w:rPr>
      <w:t>TES-070_Custom_</w:t>
    </w:r>
    <w:r w:rsidR="00E505C3">
      <w:rPr>
        <w:noProof/>
      </w:rPr>
      <w:t>Interface</w:t>
    </w:r>
    <w:r>
      <w:rPr>
        <w:noProof/>
      </w:rPr>
      <w:t>_Unit_Test_Results</w:t>
    </w:r>
    <w:r>
      <w:rPr>
        <w:noProof/>
      </w:rPr>
      <w:fldChar w:fldCharType="end"/>
    </w:r>
  </w:p>
  <w:p w14:paraId="42EBE66F" w14:textId="77777777" w:rsidR="002F1750" w:rsidRDefault="002F1750" w:rsidP="00A56694">
    <w:pPr>
      <w:pStyle w:val="Footer"/>
      <w:tabs>
        <w:tab w:val="clear" w:pos="7920"/>
        <w:tab w:val="center" w:pos="5400"/>
        <w:tab w:val="right" w:pos="9720"/>
        <w:tab w:val="right" w:pos="10440"/>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BE671" w14:textId="77777777" w:rsidR="002F1750" w:rsidRDefault="002F1750">
    <w:pPr>
      <w:pStyle w:val="Footer"/>
      <w:tabs>
        <w:tab w:val="clear" w:pos="7920"/>
        <w:tab w:val="right" w:pos="10440"/>
      </w:tabs>
    </w:pPr>
    <w:r>
      <w:rPr>
        <w:noProof/>
        <w:lang w:val="en-AU" w:eastAsia="en-AU"/>
      </w:rPr>
      <mc:AlternateContent>
        <mc:Choice Requires="wps">
          <w:drawing>
            <wp:anchor distT="0" distB="0" distL="114300" distR="114300" simplePos="0" relativeHeight="251658240" behindDoc="0" locked="1" layoutInCell="1" allowOverlap="1" wp14:anchorId="42EBE676" wp14:editId="42EBE677">
              <wp:simplePos x="0" y="0"/>
              <wp:positionH relativeFrom="page">
                <wp:posOffset>1414145</wp:posOffset>
              </wp:positionH>
              <wp:positionV relativeFrom="page">
                <wp:posOffset>9725025</wp:posOffset>
              </wp:positionV>
              <wp:extent cx="6055995" cy="265430"/>
              <wp:effectExtent l="0" t="0" r="0" b="127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5995" cy="2654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EBE678" w14:textId="77777777" w:rsidR="002F1750" w:rsidRDefault="002F1750" w:rsidP="005F7057">
                          <w:pPr>
                            <w:pStyle w:val="CopyrightText0"/>
                          </w:pPr>
                          <w:r w:rsidRPr="000051E6">
                            <w:t>Copyright © 201</w:t>
                          </w:r>
                          <w:r>
                            <w:t>3</w:t>
                          </w:r>
                          <w:r w:rsidRPr="000051E6">
                            <w:t xml:space="preserve"> Infor. All rights reserved. The word and design marks set forth herein are trademarks and/or registered trademarks of Infor and/or related affiliates </w:t>
                          </w:r>
                        </w:p>
                        <w:p w14:paraId="42EBE679" w14:textId="77777777" w:rsidR="002F1750" w:rsidRPr="000051E6" w:rsidRDefault="002F1750" w:rsidP="005F7057">
                          <w:pPr>
                            <w:pStyle w:val="CopyrightText0"/>
                          </w:pPr>
                          <w:r w:rsidRPr="000051E6">
                            <w:t>and subsidiaries. All other trademarks listed herein are the property of their respective owners. www.infor.com.</w:t>
                          </w:r>
                        </w:p>
                        <w:p w14:paraId="42EBE67A" w14:textId="77777777" w:rsidR="002F1750" w:rsidRPr="007057A9" w:rsidRDefault="002F1750" w:rsidP="005F7057">
                          <w:pPr>
                            <w:pStyle w:val="Copyright"/>
                            <w:rPr>
                              <w:color w:val="26262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2EBE676" id="_x0000_t202" coordsize="21600,21600" o:spt="202" path="m,l,21600r21600,l21600,xe">
              <v:stroke joinstyle="miter"/>
              <v:path gradientshapeok="t" o:connecttype="rect"/>
            </v:shapetype>
            <v:shape id="Text Box 8" o:spid="_x0000_s1026" type="#_x0000_t202" style="position:absolute;margin-left:111.35pt;margin-top:765.75pt;width:476.85pt;height:20.9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" filled="f" stroked="f">
              <v:textbox>
                <w:txbxContent>
                  <w:p w14:paraId="42EBE678" w14:textId="77777777" w:rsidR="002F1750" w:rsidRDefault="002F1750" w:rsidP="005F7057">
                    <w:pPr>
                      <w:pStyle w:val="CopyrightText0"/>
                    </w:pPr>
                    <w:r w:rsidRPr="000051E6">
                      <w:t>Copyright © 201</w:t>
                    </w:r>
                    <w:r>
                      <w:t>3</w:t>
                    </w:r>
                    <w:r w:rsidRPr="000051E6">
                      <w:t xml:space="preserve"> Infor. All rights reserved. The word and design marks set forth herein are trademarks and/or registered trademarks of Infor and/or related affiliates </w:t>
                    </w:r>
                  </w:p>
                  <w:p w14:paraId="42EBE679" w14:textId="77777777" w:rsidR="002F1750" w:rsidRPr="000051E6" w:rsidRDefault="002F1750" w:rsidP="005F7057">
                    <w:pPr>
                      <w:pStyle w:val="CopyrightText0"/>
                    </w:pPr>
                    <w:r w:rsidRPr="000051E6">
                      <w:t>and subsidiaries. All other trademarks listed herein are the property of their respective owners. www.infor.com.</w:t>
                    </w:r>
                  </w:p>
                  <w:p w14:paraId="42EBE67A" w14:textId="77777777" w:rsidR="002F1750" w:rsidRPr="007057A9" w:rsidRDefault="002F1750" w:rsidP="005F7057">
                    <w:pPr>
                      <w:pStyle w:val="Copyright"/>
                      <w:rPr>
                        <w:color w:val="262626"/>
                      </w:rPr>
                    </w:pPr>
                  </w:p>
                </w:txbxContent>
              </v:textbox>
              <w10:wrap anchorx="page" anchory="page"/>
              <w10:anchorlock/>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AB13F3" w14:textId="77777777" w:rsidR="00993058" w:rsidRDefault="00993058">
      <w:r>
        <w:separator/>
      </w:r>
    </w:p>
  </w:footnote>
  <w:footnote w:type="continuationSeparator" w:id="0">
    <w:p w14:paraId="1E868917" w14:textId="77777777" w:rsidR="00993058" w:rsidRDefault="00993058">
      <w:r>
        <w:continuationSeparator/>
      </w:r>
    </w:p>
  </w:footnote>
  <w:footnote w:type="continuationNotice" w:id="1">
    <w:p w14:paraId="59DE2190" w14:textId="77777777" w:rsidR="00993058" w:rsidRDefault="0099305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DF496" w14:textId="0AE6F834" w:rsidR="002717AE" w:rsidRDefault="002717AE" w:rsidP="002717AE">
    <w:pPr>
      <w:pStyle w:val="Header"/>
      <w:framePr w:hSpace="187" w:wrap="auto" w:vAnchor="text" w:hAnchor="page" w:x="10398" w:y="28"/>
    </w:pPr>
    <w:r>
      <w:fldChar w:fldCharType="begin"/>
    </w:r>
    <w:r>
      <w:instrText xml:space="preserve"> SAVEDATE  \@ "MM/dd/yyyy" </w:instrText>
    </w:r>
    <w:r>
      <w:fldChar w:fldCharType="separate"/>
    </w:r>
    <w:r w:rsidR="00CE6181">
      <w:rPr>
        <w:noProof/>
      </w:rPr>
      <w:t>09/11/2025</w:t>
    </w:r>
    <w:r>
      <w:fldChar w:fldCharType="end"/>
    </w:r>
  </w:p>
  <w:p w14:paraId="42EBE667" w14:textId="14317E13" w:rsidR="002F1750" w:rsidRDefault="002F1750" w:rsidP="002717AE">
    <w:pPr>
      <w:pStyle w:val="Header"/>
      <w:tabs>
        <w:tab w:val="clear" w:pos="10440"/>
        <w:tab w:val="left" w:pos="9170"/>
      </w:tabs>
    </w:pPr>
    <w:fldSimple w:instr="TITLE   \* MERGEFORMAT">
      <w:r>
        <w:t xml:space="preserve">TES-070 Custom </w:t>
      </w:r>
      <w:r w:rsidR="00E505C3">
        <w:t>Interface</w:t>
      </w:r>
      <w:r>
        <w:t xml:space="preserve"> Unit Test Results</w:t>
      </w:r>
    </w:fldSimple>
    <w:r>
      <w:t xml:space="preserve"> </w:t>
    </w:r>
  </w:p>
  <w:p w14:paraId="42EBE669" w14:textId="77777777" w:rsidR="002F1750" w:rsidRPr="00E2312A" w:rsidRDefault="002F1750" w:rsidP="002717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BE670" w14:textId="2268492D" w:rsidR="002F1750" w:rsidRPr="00A512F7" w:rsidRDefault="002F1750" w:rsidP="00C30DAE">
    <w:r>
      <w:rPr>
        <w:noProof/>
        <w:lang w:val="en-AU" w:eastAsia="en-AU"/>
      </w:rPr>
      <w:drawing>
        <wp:inline distT="0" distB="0" distL="0" distR="0" wp14:anchorId="42EBE672" wp14:editId="42EBE673">
          <wp:extent cx="2656558" cy="68741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2660706" cy="688486"/>
                  </a:xfrm>
                  <a:prstGeom prst="rect">
                    <a:avLst/>
                  </a:prstGeom>
                </pic:spPr>
              </pic:pic>
            </a:graphicData>
          </a:graphic>
        </wp:inline>
      </w:drawing>
    </w:r>
    <w:r w:rsidRPr="00E3569A">
      <w:t xml:space="preserve"> </w:t>
    </w:r>
    <w:r>
      <w:tab/>
    </w:r>
    <w:r>
      <w:tab/>
    </w:r>
    <w:r>
      <w:tab/>
    </w:r>
    <w:r>
      <w:tab/>
    </w:r>
    <w:r>
      <w:tab/>
    </w:r>
    <w:r>
      <w:tab/>
    </w:r>
    <w:r w:rsidRPr="001360F5">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F3CED"/>
    <w:multiLevelType w:val="hybridMultilevel"/>
    <w:tmpl w:val="FD3A4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992EC5"/>
    <w:multiLevelType w:val="hybridMultilevel"/>
    <w:tmpl w:val="75D4B1EA"/>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rPr>
    </w:lvl>
    <w:lvl w:ilvl="3" w:tplc="04090003">
      <w:start w:val="1"/>
      <w:numFmt w:val="bullet"/>
      <w:lvlText w:val="o"/>
      <w:lvlJc w:val="left"/>
      <w:pPr>
        <w:ind w:left="2880" w:hanging="360"/>
      </w:pPr>
      <w:rPr>
        <w:rFonts w:ascii="Courier New" w:hAnsi="Courier New" w:cs="Courier New" w:hint="default"/>
      </w:rPr>
    </w:lvl>
    <w:lvl w:ilvl="4" w:tplc="0409000B">
      <w:start w:val="1"/>
      <w:numFmt w:val="bullet"/>
      <w:lvlText w:val=""/>
      <w:lvlJc w:val="left"/>
      <w:pPr>
        <w:ind w:left="2520" w:hanging="360"/>
      </w:pPr>
      <w:rPr>
        <w:rFonts w:ascii="Wingdings" w:hAnsi="Wingdings" w:hint="default"/>
      </w:rPr>
    </w:lvl>
    <w:lvl w:ilvl="5" w:tplc="FFFFFFFF">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A0E70A4"/>
    <w:multiLevelType w:val="hybridMultilevel"/>
    <w:tmpl w:val="6A4AF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736B59"/>
    <w:multiLevelType w:val="hybridMultilevel"/>
    <w:tmpl w:val="5EC07916"/>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211D0FA7"/>
    <w:multiLevelType w:val="hybridMultilevel"/>
    <w:tmpl w:val="612EB44C"/>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25503506"/>
    <w:multiLevelType w:val="multilevel"/>
    <w:tmpl w:val="60064F0A"/>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6" w15:restartNumberingAfterBreak="0">
    <w:nsid w:val="27274186"/>
    <w:multiLevelType w:val="hybridMultilevel"/>
    <w:tmpl w:val="DF60050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2A2214F8"/>
    <w:multiLevelType w:val="hybridMultilevel"/>
    <w:tmpl w:val="4A120EBA"/>
    <w:lvl w:ilvl="0" w:tplc="D456A7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E2908E5"/>
    <w:multiLevelType w:val="hybridMultilevel"/>
    <w:tmpl w:val="CEFACB4E"/>
    <w:lvl w:ilvl="0" w:tplc="712ADDD2">
      <w:start w:val="1"/>
      <w:numFmt w:val="bullet"/>
      <w:pStyle w:val="Bullet"/>
      <w:lvlText w:val=""/>
      <w:lvlJc w:val="left"/>
      <w:pPr>
        <w:tabs>
          <w:tab w:val="num" w:pos="2880"/>
        </w:tabs>
        <w:ind w:left="2880" w:hanging="360"/>
      </w:pPr>
      <w:rPr>
        <w:rFonts w:ascii="Symbol" w:hAnsi="Symbol" w:hint="default"/>
      </w:rPr>
    </w:lvl>
    <w:lvl w:ilvl="1" w:tplc="04090003" w:tentative="1">
      <w:start w:val="1"/>
      <w:numFmt w:val="bullet"/>
      <w:lvlText w:val="o"/>
      <w:lvlJc w:val="left"/>
      <w:pPr>
        <w:tabs>
          <w:tab w:val="num" w:pos="3600"/>
        </w:tabs>
        <w:ind w:left="3600" w:hanging="360"/>
      </w:pPr>
      <w:rPr>
        <w:rFonts w:ascii="Courier New" w:hAnsi="Courier New" w:cs="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9" w15:restartNumberingAfterBreak="0">
    <w:nsid w:val="323007E8"/>
    <w:multiLevelType w:val="hybridMultilevel"/>
    <w:tmpl w:val="52DAE45C"/>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34E61F4A"/>
    <w:multiLevelType w:val="hybridMultilevel"/>
    <w:tmpl w:val="15C20A92"/>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3E1623C1"/>
    <w:multiLevelType w:val="hybridMultilevel"/>
    <w:tmpl w:val="2E6C74D6"/>
    <w:lvl w:ilvl="0" w:tplc="0409000B">
      <w:start w:val="1"/>
      <w:numFmt w:val="bullet"/>
      <w:lvlText w:val=""/>
      <w:lvlJc w:val="left"/>
      <w:pPr>
        <w:ind w:left="3240" w:hanging="360"/>
      </w:pPr>
      <w:rPr>
        <w:rFonts w:ascii="Wingdings" w:hAnsi="Wingdings"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2" w15:restartNumberingAfterBreak="0">
    <w:nsid w:val="48D30CE3"/>
    <w:multiLevelType w:val="hybridMultilevel"/>
    <w:tmpl w:val="853008E0"/>
    <w:lvl w:ilvl="0" w:tplc="81DC4B20">
      <w:start w:val="1"/>
      <w:numFmt w:val="decimal"/>
      <w:pStyle w:val="FunctionalRequirements"/>
      <w:lvlText w:val="FR 1.%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EEF60A2"/>
    <w:multiLevelType w:val="hybridMultilevel"/>
    <w:tmpl w:val="DAE4E3A2"/>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Symbol" w:hAnsi="Symbol" w:hint="default"/>
      </w:rPr>
    </w:lvl>
    <w:lvl w:ilvl="3" w:tplc="04090003">
      <w:start w:val="1"/>
      <w:numFmt w:val="bullet"/>
      <w:lvlText w:val="o"/>
      <w:lvlJc w:val="left"/>
      <w:pPr>
        <w:ind w:left="2880" w:hanging="360"/>
      </w:pPr>
      <w:rPr>
        <w:rFonts w:ascii="Courier New" w:hAnsi="Courier New" w:cs="Courier New" w:hint="default"/>
      </w:rPr>
    </w:lvl>
    <w:lvl w:ilvl="4" w:tplc="04090005">
      <w:start w:val="1"/>
      <w:numFmt w:val="bullet"/>
      <w:lvlText w:val=""/>
      <w:lvlJc w:val="left"/>
      <w:pPr>
        <w:ind w:left="3600" w:hanging="360"/>
      </w:pPr>
      <w:rPr>
        <w:rFonts w:ascii="Wingdings" w:hAnsi="Wingdings"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5B63278B"/>
    <w:multiLevelType w:val="hybridMultilevel"/>
    <w:tmpl w:val="C3B0EC74"/>
    <w:lvl w:ilvl="0" w:tplc="0C5A4558">
      <w:start w:val="1"/>
      <w:numFmt w:val="decimal"/>
      <w:pStyle w:val="NumberedList"/>
      <w:lvlText w:val="%1."/>
      <w:lvlJc w:val="left"/>
      <w:pPr>
        <w:tabs>
          <w:tab w:val="num" w:pos="2520"/>
        </w:tabs>
        <w:ind w:left="2520" w:hanging="360"/>
      </w:pPr>
      <w:rPr>
        <w:rFonts w:hint="default"/>
      </w:rPr>
    </w:lvl>
    <w:lvl w:ilvl="1" w:tplc="04090003">
      <w:start w:val="1"/>
      <w:numFmt w:val="bullet"/>
      <w:lvlText w:val="o"/>
      <w:lvlJc w:val="left"/>
      <w:pPr>
        <w:tabs>
          <w:tab w:val="num" w:pos="3240"/>
        </w:tabs>
        <w:ind w:left="3240" w:hanging="360"/>
      </w:pPr>
      <w:rPr>
        <w:rFonts w:ascii="Courier New" w:hAnsi="Courier New" w:hint="default"/>
      </w:rPr>
    </w:lvl>
    <w:lvl w:ilvl="2" w:tplc="04090005">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5" w15:restartNumberingAfterBreak="0">
    <w:nsid w:val="6308723A"/>
    <w:multiLevelType w:val="hybridMultilevel"/>
    <w:tmpl w:val="077A3EA8"/>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Symbol" w:hAnsi="Symbol" w:hint="default"/>
      </w:rPr>
    </w:lvl>
    <w:lvl w:ilvl="3" w:tplc="0409000B">
      <w:start w:val="1"/>
      <w:numFmt w:val="bullet"/>
      <w:lvlText w:val=""/>
      <w:lvlJc w:val="left"/>
      <w:pPr>
        <w:ind w:left="2520" w:hanging="360"/>
      </w:pPr>
      <w:rPr>
        <w:rFonts w:ascii="Wingdings" w:hAnsi="Wingdings"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686A651C"/>
    <w:multiLevelType w:val="hybridMultilevel"/>
    <w:tmpl w:val="99AE1756"/>
    <w:lvl w:ilvl="0" w:tplc="E90286F4">
      <w:start w:val="1"/>
      <w:numFmt w:val="bullet"/>
      <w:pStyle w:val="Checklist"/>
      <w:lvlText w:val=""/>
      <w:lvlJc w:val="left"/>
      <w:pPr>
        <w:tabs>
          <w:tab w:val="num" w:pos="2520"/>
        </w:tabs>
        <w:ind w:left="2520" w:hanging="360"/>
      </w:pPr>
      <w:rPr>
        <w:rFonts w:ascii="Wingdings" w:hAnsi="Wingdings" w:hint="default"/>
        <w:sz w:val="16"/>
      </w:rPr>
    </w:lvl>
    <w:lvl w:ilvl="1" w:tplc="04090003" w:tentative="1">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7" w15:restartNumberingAfterBreak="0">
    <w:nsid w:val="6D7A2482"/>
    <w:multiLevelType w:val="hybridMultilevel"/>
    <w:tmpl w:val="FFA4F174"/>
    <w:lvl w:ilvl="0" w:tplc="58C4EB5E">
      <w:start w:val="1"/>
      <w:numFmt w:val="decimal"/>
      <w:pStyle w:val="FunctionalRequirement"/>
      <w:lvlText w:val="FR 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C8376AC"/>
    <w:multiLevelType w:val="hybridMultilevel"/>
    <w:tmpl w:val="04AA655A"/>
    <w:lvl w:ilvl="0" w:tplc="0409000B">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num w:numId="1" w16cid:durableId="1904829474">
    <w:abstractNumId w:val="5"/>
  </w:num>
  <w:num w:numId="2" w16cid:durableId="56436456">
    <w:abstractNumId w:val="14"/>
  </w:num>
  <w:num w:numId="3" w16cid:durableId="1627547582">
    <w:abstractNumId w:val="16"/>
  </w:num>
  <w:num w:numId="4" w16cid:durableId="893660133">
    <w:abstractNumId w:val="8"/>
  </w:num>
  <w:num w:numId="5" w16cid:durableId="1909537892">
    <w:abstractNumId w:val="1"/>
  </w:num>
  <w:num w:numId="6" w16cid:durableId="529077386">
    <w:abstractNumId w:val="17"/>
  </w:num>
  <w:num w:numId="7" w16cid:durableId="1892501471">
    <w:abstractNumId w:val="12"/>
  </w:num>
  <w:num w:numId="8" w16cid:durableId="85730217">
    <w:abstractNumId w:val="9"/>
  </w:num>
  <w:num w:numId="9" w16cid:durableId="193809987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12522178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40275037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756907110">
    <w:abstractNumId w:val="3"/>
  </w:num>
  <w:num w:numId="13" w16cid:durableId="737214661">
    <w:abstractNumId w:val="10"/>
  </w:num>
  <w:num w:numId="14" w16cid:durableId="214665516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1444830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929655965">
    <w:abstractNumId w:val="13"/>
  </w:num>
  <w:num w:numId="17" w16cid:durableId="1494495301">
    <w:abstractNumId w:val="18"/>
  </w:num>
  <w:num w:numId="18" w16cid:durableId="1607619038">
    <w:abstractNumId w:val="15"/>
  </w:num>
  <w:num w:numId="19" w16cid:durableId="14888009">
    <w:abstractNumId w:val="4"/>
  </w:num>
  <w:num w:numId="20" w16cid:durableId="522206730">
    <w:abstractNumId w:val="11"/>
  </w:num>
  <w:num w:numId="21" w16cid:durableId="63571657">
    <w:abstractNumId w:val="0"/>
  </w:num>
  <w:num w:numId="22" w16cid:durableId="1493057098">
    <w:abstractNumId w:val="7"/>
  </w:num>
  <w:num w:numId="23" w16cid:durableId="359941455">
    <w:abstractNumId w:val="6"/>
  </w:num>
  <w:num w:numId="24" w16cid:durableId="430668915">
    <w:abstractNumId w:val="2"/>
  </w:num>
  <w:numIdMacAtCleanup w:val="1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oriel Handugan">
    <w15:presenceInfo w15:providerId="AD" w15:userId="S::moriel.handugan@infor.com::1a6997be-32a5-4246-bbb7-4d843f3539b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attachedTemplate r:id="rId1"/>
  <w:stylePaneFormatFilter w:val="3008" w:allStyles="0" w:customStyles="0" w:latentStyles="0" w:stylesInUse="1" w:headingStyles="0" w:numberingStyles="0" w:tableStyles="0" w:directFormattingOnRuns="0" w:directFormattingOnParagraphs="0" w:directFormattingOnNumbering="0" w:directFormattingOnTables="0" w:clearFormatting="1" w:top3HeadingStyles="1" w:visibleStyles="0" w:alternateStyleNames="0"/>
  <w:defaultTabStop w:val="720"/>
  <w:hyphenationZone w:val="425"/>
  <w:drawingGridHorizontalSpacing w:val="100"/>
  <w:displayHorizontalDrawingGridEvery w:val="0"/>
  <w:displayVerticalDrawingGridEvery w:val="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1234" w:val="&lt;Document Reference Number&gt;"/>
    <w:docVar w:name="#__asd" w:val="&lt;Document Reference Number&gt;"/>
  </w:docVars>
  <w:rsids>
    <w:rsidRoot w:val="00941EF9"/>
    <w:rsid w:val="000010B8"/>
    <w:rsid w:val="0000193C"/>
    <w:rsid w:val="00001D7A"/>
    <w:rsid w:val="00001E8C"/>
    <w:rsid w:val="000027CE"/>
    <w:rsid w:val="00002963"/>
    <w:rsid w:val="00004138"/>
    <w:rsid w:val="000048F8"/>
    <w:rsid w:val="000053E5"/>
    <w:rsid w:val="00005A27"/>
    <w:rsid w:val="00006710"/>
    <w:rsid w:val="00006DAB"/>
    <w:rsid w:val="00007ACF"/>
    <w:rsid w:val="00010332"/>
    <w:rsid w:val="0001098C"/>
    <w:rsid w:val="00011B6F"/>
    <w:rsid w:val="000122CF"/>
    <w:rsid w:val="000130B2"/>
    <w:rsid w:val="0001363C"/>
    <w:rsid w:val="00013774"/>
    <w:rsid w:val="00013ACD"/>
    <w:rsid w:val="00014495"/>
    <w:rsid w:val="000148A6"/>
    <w:rsid w:val="00014FF6"/>
    <w:rsid w:val="00015701"/>
    <w:rsid w:val="0001676C"/>
    <w:rsid w:val="000175B5"/>
    <w:rsid w:val="000200E2"/>
    <w:rsid w:val="00020C37"/>
    <w:rsid w:val="00022A76"/>
    <w:rsid w:val="00022F0F"/>
    <w:rsid w:val="000232B2"/>
    <w:rsid w:val="00023E6B"/>
    <w:rsid w:val="00024FD1"/>
    <w:rsid w:val="00025717"/>
    <w:rsid w:val="00025C97"/>
    <w:rsid w:val="000260E2"/>
    <w:rsid w:val="00026B89"/>
    <w:rsid w:val="00026DA8"/>
    <w:rsid w:val="0002758C"/>
    <w:rsid w:val="00027932"/>
    <w:rsid w:val="00031144"/>
    <w:rsid w:val="00031AC8"/>
    <w:rsid w:val="000330B1"/>
    <w:rsid w:val="00033A89"/>
    <w:rsid w:val="000343B7"/>
    <w:rsid w:val="000349F7"/>
    <w:rsid w:val="00035E36"/>
    <w:rsid w:val="00036958"/>
    <w:rsid w:val="00036C1D"/>
    <w:rsid w:val="00036E95"/>
    <w:rsid w:val="00037669"/>
    <w:rsid w:val="00037A76"/>
    <w:rsid w:val="00037B46"/>
    <w:rsid w:val="00037F9F"/>
    <w:rsid w:val="000404B8"/>
    <w:rsid w:val="00040887"/>
    <w:rsid w:val="00041A9B"/>
    <w:rsid w:val="00042306"/>
    <w:rsid w:val="00042A26"/>
    <w:rsid w:val="00042DC7"/>
    <w:rsid w:val="0004374E"/>
    <w:rsid w:val="000440A5"/>
    <w:rsid w:val="00044A49"/>
    <w:rsid w:val="00045D27"/>
    <w:rsid w:val="00046D2C"/>
    <w:rsid w:val="00046F89"/>
    <w:rsid w:val="000479B4"/>
    <w:rsid w:val="00052CF9"/>
    <w:rsid w:val="00052DD3"/>
    <w:rsid w:val="00052E35"/>
    <w:rsid w:val="00054FCB"/>
    <w:rsid w:val="0005502A"/>
    <w:rsid w:val="0005679C"/>
    <w:rsid w:val="00056D34"/>
    <w:rsid w:val="00056EF4"/>
    <w:rsid w:val="00057376"/>
    <w:rsid w:val="00060533"/>
    <w:rsid w:val="000605B1"/>
    <w:rsid w:val="00060A99"/>
    <w:rsid w:val="00060F7A"/>
    <w:rsid w:val="00061856"/>
    <w:rsid w:val="00062351"/>
    <w:rsid w:val="00062CDA"/>
    <w:rsid w:val="00062EF1"/>
    <w:rsid w:val="000640D6"/>
    <w:rsid w:val="0006456D"/>
    <w:rsid w:val="00067FDE"/>
    <w:rsid w:val="00070BA0"/>
    <w:rsid w:val="00070CC7"/>
    <w:rsid w:val="00071443"/>
    <w:rsid w:val="00072D0C"/>
    <w:rsid w:val="00073031"/>
    <w:rsid w:val="00074B63"/>
    <w:rsid w:val="00074BD3"/>
    <w:rsid w:val="0007608C"/>
    <w:rsid w:val="00076733"/>
    <w:rsid w:val="00076A57"/>
    <w:rsid w:val="00080497"/>
    <w:rsid w:val="000805D5"/>
    <w:rsid w:val="00081E72"/>
    <w:rsid w:val="00081F05"/>
    <w:rsid w:val="00082825"/>
    <w:rsid w:val="000841AA"/>
    <w:rsid w:val="00085C64"/>
    <w:rsid w:val="00086095"/>
    <w:rsid w:val="00086190"/>
    <w:rsid w:val="000862C2"/>
    <w:rsid w:val="0008654A"/>
    <w:rsid w:val="00091958"/>
    <w:rsid w:val="00091F7A"/>
    <w:rsid w:val="000920F9"/>
    <w:rsid w:val="0009238D"/>
    <w:rsid w:val="00092405"/>
    <w:rsid w:val="000924F8"/>
    <w:rsid w:val="00093D0D"/>
    <w:rsid w:val="0009510A"/>
    <w:rsid w:val="00097D7E"/>
    <w:rsid w:val="00097F1F"/>
    <w:rsid w:val="000A05F9"/>
    <w:rsid w:val="000A1616"/>
    <w:rsid w:val="000A16E2"/>
    <w:rsid w:val="000A1B21"/>
    <w:rsid w:val="000A2153"/>
    <w:rsid w:val="000A248C"/>
    <w:rsid w:val="000A24B7"/>
    <w:rsid w:val="000A388C"/>
    <w:rsid w:val="000A38B8"/>
    <w:rsid w:val="000A4291"/>
    <w:rsid w:val="000A5F58"/>
    <w:rsid w:val="000A65C5"/>
    <w:rsid w:val="000A6A08"/>
    <w:rsid w:val="000A7A06"/>
    <w:rsid w:val="000B01DA"/>
    <w:rsid w:val="000B1686"/>
    <w:rsid w:val="000B2BFC"/>
    <w:rsid w:val="000B403F"/>
    <w:rsid w:val="000B448F"/>
    <w:rsid w:val="000B6F0F"/>
    <w:rsid w:val="000B74A6"/>
    <w:rsid w:val="000B76DA"/>
    <w:rsid w:val="000B7DDB"/>
    <w:rsid w:val="000C0392"/>
    <w:rsid w:val="000C0493"/>
    <w:rsid w:val="000C08B4"/>
    <w:rsid w:val="000C29E2"/>
    <w:rsid w:val="000C5623"/>
    <w:rsid w:val="000C581C"/>
    <w:rsid w:val="000C5D03"/>
    <w:rsid w:val="000C69E6"/>
    <w:rsid w:val="000C6F98"/>
    <w:rsid w:val="000C73B1"/>
    <w:rsid w:val="000C79E3"/>
    <w:rsid w:val="000D09B6"/>
    <w:rsid w:val="000D15C7"/>
    <w:rsid w:val="000D2F95"/>
    <w:rsid w:val="000D3124"/>
    <w:rsid w:val="000D365C"/>
    <w:rsid w:val="000D4C25"/>
    <w:rsid w:val="000D5548"/>
    <w:rsid w:val="000D646F"/>
    <w:rsid w:val="000E0E61"/>
    <w:rsid w:val="000E15DB"/>
    <w:rsid w:val="000E413E"/>
    <w:rsid w:val="000E4298"/>
    <w:rsid w:val="000E47AE"/>
    <w:rsid w:val="000E54C2"/>
    <w:rsid w:val="000E5C27"/>
    <w:rsid w:val="000E5DB1"/>
    <w:rsid w:val="000E601D"/>
    <w:rsid w:val="000E617C"/>
    <w:rsid w:val="000E7207"/>
    <w:rsid w:val="000E781A"/>
    <w:rsid w:val="000F0D7C"/>
    <w:rsid w:val="000F16E1"/>
    <w:rsid w:val="000F1C11"/>
    <w:rsid w:val="000F1CC5"/>
    <w:rsid w:val="000F243A"/>
    <w:rsid w:val="000F3321"/>
    <w:rsid w:val="000F51F5"/>
    <w:rsid w:val="000F6160"/>
    <w:rsid w:val="000F6170"/>
    <w:rsid w:val="000F7640"/>
    <w:rsid w:val="000F7B61"/>
    <w:rsid w:val="000F7F34"/>
    <w:rsid w:val="000F7FB7"/>
    <w:rsid w:val="001000E2"/>
    <w:rsid w:val="001016C0"/>
    <w:rsid w:val="001017CD"/>
    <w:rsid w:val="00103D2B"/>
    <w:rsid w:val="0010454E"/>
    <w:rsid w:val="00105C2C"/>
    <w:rsid w:val="00106DC1"/>
    <w:rsid w:val="00107AD9"/>
    <w:rsid w:val="00110272"/>
    <w:rsid w:val="001116EB"/>
    <w:rsid w:val="00111FC7"/>
    <w:rsid w:val="00112147"/>
    <w:rsid w:val="00112FC6"/>
    <w:rsid w:val="00116320"/>
    <w:rsid w:val="001163D4"/>
    <w:rsid w:val="00116D21"/>
    <w:rsid w:val="0012101D"/>
    <w:rsid w:val="00122352"/>
    <w:rsid w:val="00123C61"/>
    <w:rsid w:val="00124C76"/>
    <w:rsid w:val="00124F4B"/>
    <w:rsid w:val="00125817"/>
    <w:rsid w:val="00125E60"/>
    <w:rsid w:val="00127E4A"/>
    <w:rsid w:val="00130435"/>
    <w:rsid w:val="00130C21"/>
    <w:rsid w:val="00131373"/>
    <w:rsid w:val="00131CFE"/>
    <w:rsid w:val="00133C76"/>
    <w:rsid w:val="00133EB4"/>
    <w:rsid w:val="00133F6E"/>
    <w:rsid w:val="00134636"/>
    <w:rsid w:val="00134C6A"/>
    <w:rsid w:val="00134E10"/>
    <w:rsid w:val="001360F5"/>
    <w:rsid w:val="00137A81"/>
    <w:rsid w:val="00140987"/>
    <w:rsid w:val="001409CF"/>
    <w:rsid w:val="001414BD"/>
    <w:rsid w:val="00141704"/>
    <w:rsid w:val="001436C3"/>
    <w:rsid w:val="001444A5"/>
    <w:rsid w:val="00144C44"/>
    <w:rsid w:val="001453AC"/>
    <w:rsid w:val="00146072"/>
    <w:rsid w:val="001472CB"/>
    <w:rsid w:val="001509AC"/>
    <w:rsid w:val="00150CFA"/>
    <w:rsid w:val="001510AA"/>
    <w:rsid w:val="0015147F"/>
    <w:rsid w:val="001524F5"/>
    <w:rsid w:val="00152611"/>
    <w:rsid w:val="00152CD0"/>
    <w:rsid w:val="00153A49"/>
    <w:rsid w:val="00153A6E"/>
    <w:rsid w:val="00153FF4"/>
    <w:rsid w:val="001548E8"/>
    <w:rsid w:val="00155E78"/>
    <w:rsid w:val="00156284"/>
    <w:rsid w:val="0016017B"/>
    <w:rsid w:val="00160D4F"/>
    <w:rsid w:val="0016202A"/>
    <w:rsid w:val="00164F20"/>
    <w:rsid w:val="00164F80"/>
    <w:rsid w:val="001660E5"/>
    <w:rsid w:val="00166B98"/>
    <w:rsid w:val="001674AD"/>
    <w:rsid w:val="00167617"/>
    <w:rsid w:val="00167B36"/>
    <w:rsid w:val="00167DA1"/>
    <w:rsid w:val="001701D2"/>
    <w:rsid w:val="001704F7"/>
    <w:rsid w:val="00170689"/>
    <w:rsid w:val="0017187E"/>
    <w:rsid w:val="00171CCE"/>
    <w:rsid w:val="0017205F"/>
    <w:rsid w:val="0017224F"/>
    <w:rsid w:val="00172EF4"/>
    <w:rsid w:val="00174CBF"/>
    <w:rsid w:val="001756BC"/>
    <w:rsid w:val="001756E0"/>
    <w:rsid w:val="00175FD0"/>
    <w:rsid w:val="001762E3"/>
    <w:rsid w:val="00176A71"/>
    <w:rsid w:val="00176F4A"/>
    <w:rsid w:val="001772BF"/>
    <w:rsid w:val="00180258"/>
    <w:rsid w:val="001808ED"/>
    <w:rsid w:val="00181E2A"/>
    <w:rsid w:val="00181FA0"/>
    <w:rsid w:val="00182BFF"/>
    <w:rsid w:val="00183B02"/>
    <w:rsid w:val="00183E42"/>
    <w:rsid w:val="00187594"/>
    <w:rsid w:val="00187F08"/>
    <w:rsid w:val="00187F4F"/>
    <w:rsid w:val="0019059B"/>
    <w:rsid w:val="001908D3"/>
    <w:rsid w:val="00190F7F"/>
    <w:rsid w:val="00191423"/>
    <w:rsid w:val="001914A9"/>
    <w:rsid w:val="00191B44"/>
    <w:rsid w:val="00192A12"/>
    <w:rsid w:val="001939D5"/>
    <w:rsid w:val="00193B05"/>
    <w:rsid w:val="00194300"/>
    <w:rsid w:val="001953DF"/>
    <w:rsid w:val="001969E7"/>
    <w:rsid w:val="00197990"/>
    <w:rsid w:val="001A0006"/>
    <w:rsid w:val="001A0750"/>
    <w:rsid w:val="001A2431"/>
    <w:rsid w:val="001A25EB"/>
    <w:rsid w:val="001A3723"/>
    <w:rsid w:val="001A4049"/>
    <w:rsid w:val="001A41EF"/>
    <w:rsid w:val="001A5C44"/>
    <w:rsid w:val="001A6B21"/>
    <w:rsid w:val="001A6FF5"/>
    <w:rsid w:val="001A792C"/>
    <w:rsid w:val="001A7F9A"/>
    <w:rsid w:val="001A7FBF"/>
    <w:rsid w:val="001B17CD"/>
    <w:rsid w:val="001B22C5"/>
    <w:rsid w:val="001B2B36"/>
    <w:rsid w:val="001B46C4"/>
    <w:rsid w:val="001B4727"/>
    <w:rsid w:val="001B4938"/>
    <w:rsid w:val="001B4DE9"/>
    <w:rsid w:val="001B5180"/>
    <w:rsid w:val="001B5B89"/>
    <w:rsid w:val="001B5E38"/>
    <w:rsid w:val="001B6492"/>
    <w:rsid w:val="001C3D64"/>
    <w:rsid w:val="001C473D"/>
    <w:rsid w:val="001C4A10"/>
    <w:rsid w:val="001C52FF"/>
    <w:rsid w:val="001C6A7E"/>
    <w:rsid w:val="001C72F5"/>
    <w:rsid w:val="001C7418"/>
    <w:rsid w:val="001C77F7"/>
    <w:rsid w:val="001C7DA2"/>
    <w:rsid w:val="001D001C"/>
    <w:rsid w:val="001D0F4F"/>
    <w:rsid w:val="001D15A1"/>
    <w:rsid w:val="001D1A0A"/>
    <w:rsid w:val="001D1B06"/>
    <w:rsid w:val="001D1DF6"/>
    <w:rsid w:val="001D29CC"/>
    <w:rsid w:val="001D31EF"/>
    <w:rsid w:val="001D3DEB"/>
    <w:rsid w:val="001D4267"/>
    <w:rsid w:val="001D4CE8"/>
    <w:rsid w:val="001D5B1E"/>
    <w:rsid w:val="001D640F"/>
    <w:rsid w:val="001D66C0"/>
    <w:rsid w:val="001D798A"/>
    <w:rsid w:val="001E271B"/>
    <w:rsid w:val="001E2B1A"/>
    <w:rsid w:val="001E31E9"/>
    <w:rsid w:val="001E334A"/>
    <w:rsid w:val="001E3ABB"/>
    <w:rsid w:val="001E440D"/>
    <w:rsid w:val="001E4830"/>
    <w:rsid w:val="001E5109"/>
    <w:rsid w:val="001E5262"/>
    <w:rsid w:val="001E6F91"/>
    <w:rsid w:val="001E7CFC"/>
    <w:rsid w:val="001F0860"/>
    <w:rsid w:val="001F1B28"/>
    <w:rsid w:val="001F1F37"/>
    <w:rsid w:val="001F317E"/>
    <w:rsid w:val="001F320D"/>
    <w:rsid w:val="001F38CA"/>
    <w:rsid w:val="001F392D"/>
    <w:rsid w:val="001F3D43"/>
    <w:rsid w:val="001F5561"/>
    <w:rsid w:val="001F61FA"/>
    <w:rsid w:val="001F6983"/>
    <w:rsid w:val="001F69CF"/>
    <w:rsid w:val="001F6AED"/>
    <w:rsid w:val="00200040"/>
    <w:rsid w:val="0020096A"/>
    <w:rsid w:val="002011E3"/>
    <w:rsid w:val="0020295F"/>
    <w:rsid w:val="00204DE4"/>
    <w:rsid w:val="0020532E"/>
    <w:rsid w:val="00206127"/>
    <w:rsid w:val="002066B0"/>
    <w:rsid w:val="00211BDE"/>
    <w:rsid w:val="00214E3B"/>
    <w:rsid w:val="00216EBD"/>
    <w:rsid w:val="00217A23"/>
    <w:rsid w:val="0022490F"/>
    <w:rsid w:val="00225759"/>
    <w:rsid w:val="00226912"/>
    <w:rsid w:val="00226C6F"/>
    <w:rsid w:val="0022787C"/>
    <w:rsid w:val="00231306"/>
    <w:rsid w:val="00231943"/>
    <w:rsid w:val="00232091"/>
    <w:rsid w:val="0023286E"/>
    <w:rsid w:val="00232B92"/>
    <w:rsid w:val="00234BA2"/>
    <w:rsid w:val="00235AD8"/>
    <w:rsid w:val="00237062"/>
    <w:rsid w:val="0024099F"/>
    <w:rsid w:val="00240E4B"/>
    <w:rsid w:val="002410E3"/>
    <w:rsid w:val="00241557"/>
    <w:rsid w:val="00241F9A"/>
    <w:rsid w:val="002421F8"/>
    <w:rsid w:val="00242B35"/>
    <w:rsid w:val="002453B9"/>
    <w:rsid w:val="002457C6"/>
    <w:rsid w:val="002471C6"/>
    <w:rsid w:val="00247330"/>
    <w:rsid w:val="00250BF5"/>
    <w:rsid w:val="002518C2"/>
    <w:rsid w:val="002524B7"/>
    <w:rsid w:val="002529FF"/>
    <w:rsid w:val="00253FD3"/>
    <w:rsid w:val="00255C44"/>
    <w:rsid w:val="00257438"/>
    <w:rsid w:val="0025768B"/>
    <w:rsid w:val="0026019E"/>
    <w:rsid w:val="00260DA5"/>
    <w:rsid w:val="0026180B"/>
    <w:rsid w:val="00261AC0"/>
    <w:rsid w:val="00261BC1"/>
    <w:rsid w:val="00263202"/>
    <w:rsid w:val="00263AED"/>
    <w:rsid w:val="0026428C"/>
    <w:rsid w:val="00264425"/>
    <w:rsid w:val="0026450E"/>
    <w:rsid w:val="0026493F"/>
    <w:rsid w:val="00265A85"/>
    <w:rsid w:val="002667F9"/>
    <w:rsid w:val="00267704"/>
    <w:rsid w:val="002717AE"/>
    <w:rsid w:val="00272551"/>
    <w:rsid w:val="00273260"/>
    <w:rsid w:val="002742A6"/>
    <w:rsid w:val="0027583C"/>
    <w:rsid w:val="002761C1"/>
    <w:rsid w:val="002769F7"/>
    <w:rsid w:val="00280A8D"/>
    <w:rsid w:val="0028133F"/>
    <w:rsid w:val="00281B1F"/>
    <w:rsid w:val="00281DD4"/>
    <w:rsid w:val="00282A59"/>
    <w:rsid w:val="00282F51"/>
    <w:rsid w:val="00283854"/>
    <w:rsid w:val="0028448D"/>
    <w:rsid w:val="00284B1F"/>
    <w:rsid w:val="002864D8"/>
    <w:rsid w:val="0028771B"/>
    <w:rsid w:val="00287CE6"/>
    <w:rsid w:val="00290EBB"/>
    <w:rsid w:val="00291A02"/>
    <w:rsid w:val="0029221F"/>
    <w:rsid w:val="0029293F"/>
    <w:rsid w:val="00292EBB"/>
    <w:rsid w:val="002934BB"/>
    <w:rsid w:val="0029456F"/>
    <w:rsid w:val="00295292"/>
    <w:rsid w:val="0029598A"/>
    <w:rsid w:val="00296B2B"/>
    <w:rsid w:val="002A0AD0"/>
    <w:rsid w:val="002A1BD9"/>
    <w:rsid w:val="002A455E"/>
    <w:rsid w:val="002A4A8F"/>
    <w:rsid w:val="002A4C72"/>
    <w:rsid w:val="002A61A3"/>
    <w:rsid w:val="002A7178"/>
    <w:rsid w:val="002A75EA"/>
    <w:rsid w:val="002B1D3E"/>
    <w:rsid w:val="002B1FA1"/>
    <w:rsid w:val="002B27F2"/>
    <w:rsid w:val="002B2B52"/>
    <w:rsid w:val="002B2CAE"/>
    <w:rsid w:val="002B4BB5"/>
    <w:rsid w:val="002B5196"/>
    <w:rsid w:val="002B66B2"/>
    <w:rsid w:val="002B701A"/>
    <w:rsid w:val="002B7E68"/>
    <w:rsid w:val="002C04DD"/>
    <w:rsid w:val="002C10D5"/>
    <w:rsid w:val="002C16D0"/>
    <w:rsid w:val="002C1A36"/>
    <w:rsid w:val="002C22B8"/>
    <w:rsid w:val="002C354A"/>
    <w:rsid w:val="002C45A9"/>
    <w:rsid w:val="002C48CE"/>
    <w:rsid w:val="002C5C8B"/>
    <w:rsid w:val="002C681B"/>
    <w:rsid w:val="002D00F1"/>
    <w:rsid w:val="002D0767"/>
    <w:rsid w:val="002D08D6"/>
    <w:rsid w:val="002D0B6F"/>
    <w:rsid w:val="002D133E"/>
    <w:rsid w:val="002D1CBB"/>
    <w:rsid w:val="002D1F02"/>
    <w:rsid w:val="002D24A3"/>
    <w:rsid w:val="002D2B60"/>
    <w:rsid w:val="002D39C3"/>
    <w:rsid w:val="002D3EF8"/>
    <w:rsid w:val="002D4A6B"/>
    <w:rsid w:val="002D7167"/>
    <w:rsid w:val="002E3B49"/>
    <w:rsid w:val="002E4EE7"/>
    <w:rsid w:val="002E6210"/>
    <w:rsid w:val="002E76A2"/>
    <w:rsid w:val="002E7B71"/>
    <w:rsid w:val="002F0463"/>
    <w:rsid w:val="002F0CC6"/>
    <w:rsid w:val="002F1750"/>
    <w:rsid w:val="002F1D57"/>
    <w:rsid w:val="002F1DF0"/>
    <w:rsid w:val="002F2428"/>
    <w:rsid w:val="002F2A9E"/>
    <w:rsid w:val="002F337D"/>
    <w:rsid w:val="002F3402"/>
    <w:rsid w:val="002F4B49"/>
    <w:rsid w:val="002F67FB"/>
    <w:rsid w:val="002F798F"/>
    <w:rsid w:val="002F7B93"/>
    <w:rsid w:val="002F7FF2"/>
    <w:rsid w:val="00301230"/>
    <w:rsid w:val="00301785"/>
    <w:rsid w:val="00301904"/>
    <w:rsid w:val="00301D12"/>
    <w:rsid w:val="0030305E"/>
    <w:rsid w:val="00304F51"/>
    <w:rsid w:val="00306223"/>
    <w:rsid w:val="003104FE"/>
    <w:rsid w:val="0031099D"/>
    <w:rsid w:val="00311664"/>
    <w:rsid w:val="00312C42"/>
    <w:rsid w:val="00313D90"/>
    <w:rsid w:val="00313E56"/>
    <w:rsid w:val="003151C4"/>
    <w:rsid w:val="003157F8"/>
    <w:rsid w:val="00315E40"/>
    <w:rsid w:val="003160B0"/>
    <w:rsid w:val="003169E2"/>
    <w:rsid w:val="003177CB"/>
    <w:rsid w:val="00320C26"/>
    <w:rsid w:val="00321B6B"/>
    <w:rsid w:val="00321B73"/>
    <w:rsid w:val="00322224"/>
    <w:rsid w:val="00322321"/>
    <w:rsid w:val="0032263C"/>
    <w:rsid w:val="00323D18"/>
    <w:rsid w:val="003248D0"/>
    <w:rsid w:val="00325531"/>
    <w:rsid w:val="00327AA8"/>
    <w:rsid w:val="003340BA"/>
    <w:rsid w:val="003350D6"/>
    <w:rsid w:val="00335D89"/>
    <w:rsid w:val="00336553"/>
    <w:rsid w:val="0033664A"/>
    <w:rsid w:val="00336C23"/>
    <w:rsid w:val="00337723"/>
    <w:rsid w:val="00340FB1"/>
    <w:rsid w:val="00342210"/>
    <w:rsid w:val="00342361"/>
    <w:rsid w:val="003433A5"/>
    <w:rsid w:val="00343718"/>
    <w:rsid w:val="00344EC1"/>
    <w:rsid w:val="00344ED0"/>
    <w:rsid w:val="0034616E"/>
    <w:rsid w:val="00346433"/>
    <w:rsid w:val="0034648B"/>
    <w:rsid w:val="00347805"/>
    <w:rsid w:val="003504AC"/>
    <w:rsid w:val="003543E3"/>
    <w:rsid w:val="00354C26"/>
    <w:rsid w:val="0035574C"/>
    <w:rsid w:val="003562BD"/>
    <w:rsid w:val="0035768A"/>
    <w:rsid w:val="00360BB6"/>
    <w:rsid w:val="003618A3"/>
    <w:rsid w:val="00361EEF"/>
    <w:rsid w:val="0036293E"/>
    <w:rsid w:val="00362B7B"/>
    <w:rsid w:val="00362B9E"/>
    <w:rsid w:val="00364623"/>
    <w:rsid w:val="003653E0"/>
    <w:rsid w:val="00366B10"/>
    <w:rsid w:val="00366D7E"/>
    <w:rsid w:val="0036769B"/>
    <w:rsid w:val="00367706"/>
    <w:rsid w:val="003711D8"/>
    <w:rsid w:val="003714BA"/>
    <w:rsid w:val="003715D5"/>
    <w:rsid w:val="00371856"/>
    <w:rsid w:val="00371B46"/>
    <w:rsid w:val="00371BFB"/>
    <w:rsid w:val="00372033"/>
    <w:rsid w:val="00372FA9"/>
    <w:rsid w:val="0037390A"/>
    <w:rsid w:val="0037394E"/>
    <w:rsid w:val="0037559E"/>
    <w:rsid w:val="00376834"/>
    <w:rsid w:val="00377AE2"/>
    <w:rsid w:val="0038050B"/>
    <w:rsid w:val="0038095A"/>
    <w:rsid w:val="00380C8A"/>
    <w:rsid w:val="00380FC9"/>
    <w:rsid w:val="00381352"/>
    <w:rsid w:val="00381A05"/>
    <w:rsid w:val="00381B81"/>
    <w:rsid w:val="003843C1"/>
    <w:rsid w:val="00384816"/>
    <w:rsid w:val="00385206"/>
    <w:rsid w:val="00386322"/>
    <w:rsid w:val="0038650B"/>
    <w:rsid w:val="00386AC0"/>
    <w:rsid w:val="0038777A"/>
    <w:rsid w:val="00390ACC"/>
    <w:rsid w:val="00390E43"/>
    <w:rsid w:val="003911CD"/>
    <w:rsid w:val="003918CC"/>
    <w:rsid w:val="00392103"/>
    <w:rsid w:val="00394098"/>
    <w:rsid w:val="00395F3F"/>
    <w:rsid w:val="00396F4F"/>
    <w:rsid w:val="00397598"/>
    <w:rsid w:val="003A188E"/>
    <w:rsid w:val="003A2222"/>
    <w:rsid w:val="003A298C"/>
    <w:rsid w:val="003A32D7"/>
    <w:rsid w:val="003A39F2"/>
    <w:rsid w:val="003A465B"/>
    <w:rsid w:val="003A48BB"/>
    <w:rsid w:val="003A5F0D"/>
    <w:rsid w:val="003A61B7"/>
    <w:rsid w:val="003A6E82"/>
    <w:rsid w:val="003A7232"/>
    <w:rsid w:val="003A731D"/>
    <w:rsid w:val="003A75F4"/>
    <w:rsid w:val="003A7F01"/>
    <w:rsid w:val="003B13F3"/>
    <w:rsid w:val="003B1D47"/>
    <w:rsid w:val="003B2298"/>
    <w:rsid w:val="003B2B9B"/>
    <w:rsid w:val="003B2E03"/>
    <w:rsid w:val="003B2E4A"/>
    <w:rsid w:val="003B2F51"/>
    <w:rsid w:val="003B4BDA"/>
    <w:rsid w:val="003B5B17"/>
    <w:rsid w:val="003B7996"/>
    <w:rsid w:val="003C2419"/>
    <w:rsid w:val="003C26DE"/>
    <w:rsid w:val="003C2737"/>
    <w:rsid w:val="003C2E52"/>
    <w:rsid w:val="003C42D9"/>
    <w:rsid w:val="003C53E7"/>
    <w:rsid w:val="003C5E77"/>
    <w:rsid w:val="003C6867"/>
    <w:rsid w:val="003C7F6A"/>
    <w:rsid w:val="003D0DD2"/>
    <w:rsid w:val="003D246C"/>
    <w:rsid w:val="003D35DF"/>
    <w:rsid w:val="003D3633"/>
    <w:rsid w:val="003D57A9"/>
    <w:rsid w:val="003D72F2"/>
    <w:rsid w:val="003D7B4D"/>
    <w:rsid w:val="003D7D66"/>
    <w:rsid w:val="003E201A"/>
    <w:rsid w:val="003E3297"/>
    <w:rsid w:val="003E343A"/>
    <w:rsid w:val="003E420A"/>
    <w:rsid w:val="003E48E2"/>
    <w:rsid w:val="003E54E3"/>
    <w:rsid w:val="003E56E3"/>
    <w:rsid w:val="003E6309"/>
    <w:rsid w:val="003E7D67"/>
    <w:rsid w:val="003F00EF"/>
    <w:rsid w:val="003F0940"/>
    <w:rsid w:val="003F10BB"/>
    <w:rsid w:val="003F114C"/>
    <w:rsid w:val="003F4094"/>
    <w:rsid w:val="003F4138"/>
    <w:rsid w:val="003F5455"/>
    <w:rsid w:val="003F5B01"/>
    <w:rsid w:val="003F64E9"/>
    <w:rsid w:val="003F698D"/>
    <w:rsid w:val="003F74AB"/>
    <w:rsid w:val="003F790A"/>
    <w:rsid w:val="003F7BC9"/>
    <w:rsid w:val="004013FE"/>
    <w:rsid w:val="0040193E"/>
    <w:rsid w:val="00401BEB"/>
    <w:rsid w:val="004100F1"/>
    <w:rsid w:val="00410328"/>
    <w:rsid w:val="00410AD6"/>
    <w:rsid w:val="00412D25"/>
    <w:rsid w:val="00415104"/>
    <w:rsid w:val="00415396"/>
    <w:rsid w:val="00415B69"/>
    <w:rsid w:val="00416006"/>
    <w:rsid w:val="00420537"/>
    <w:rsid w:val="00421253"/>
    <w:rsid w:val="00421D08"/>
    <w:rsid w:val="00421DD0"/>
    <w:rsid w:val="0042275A"/>
    <w:rsid w:val="00423671"/>
    <w:rsid w:val="004251EF"/>
    <w:rsid w:val="00426976"/>
    <w:rsid w:val="00426F3E"/>
    <w:rsid w:val="004304F2"/>
    <w:rsid w:val="004309F8"/>
    <w:rsid w:val="00432C22"/>
    <w:rsid w:val="0043306F"/>
    <w:rsid w:val="0043394D"/>
    <w:rsid w:val="0043415B"/>
    <w:rsid w:val="00435CFC"/>
    <w:rsid w:val="00436655"/>
    <w:rsid w:val="00436F4E"/>
    <w:rsid w:val="004377C2"/>
    <w:rsid w:val="004403F1"/>
    <w:rsid w:val="0044067E"/>
    <w:rsid w:val="00440BD3"/>
    <w:rsid w:val="004415A6"/>
    <w:rsid w:val="00441DD0"/>
    <w:rsid w:val="00442CB2"/>
    <w:rsid w:val="00442F05"/>
    <w:rsid w:val="004447A5"/>
    <w:rsid w:val="004447BD"/>
    <w:rsid w:val="004449DE"/>
    <w:rsid w:val="00445C6E"/>
    <w:rsid w:val="00445CB9"/>
    <w:rsid w:val="00445E36"/>
    <w:rsid w:val="00447E76"/>
    <w:rsid w:val="00451E59"/>
    <w:rsid w:val="0045202B"/>
    <w:rsid w:val="004536B9"/>
    <w:rsid w:val="00453706"/>
    <w:rsid w:val="00453882"/>
    <w:rsid w:val="00454053"/>
    <w:rsid w:val="004548FE"/>
    <w:rsid w:val="00456122"/>
    <w:rsid w:val="0045672E"/>
    <w:rsid w:val="004606BC"/>
    <w:rsid w:val="004606E0"/>
    <w:rsid w:val="00460FB6"/>
    <w:rsid w:val="00461391"/>
    <w:rsid w:val="00461422"/>
    <w:rsid w:val="0046168B"/>
    <w:rsid w:val="00462325"/>
    <w:rsid w:val="004636E3"/>
    <w:rsid w:val="00463D76"/>
    <w:rsid w:val="00464FB1"/>
    <w:rsid w:val="00465EF3"/>
    <w:rsid w:val="00466F1C"/>
    <w:rsid w:val="00467BAC"/>
    <w:rsid w:val="0047052D"/>
    <w:rsid w:val="004708DE"/>
    <w:rsid w:val="00471D23"/>
    <w:rsid w:val="00472A2B"/>
    <w:rsid w:val="004759DB"/>
    <w:rsid w:val="00475ACD"/>
    <w:rsid w:val="0048137A"/>
    <w:rsid w:val="004823E8"/>
    <w:rsid w:val="0048440F"/>
    <w:rsid w:val="0048447D"/>
    <w:rsid w:val="00485798"/>
    <w:rsid w:val="00485F60"/>
    <w:rsid w:val="00486708"/>
    <w:rsid w:val="00490130"/>
    <w:rsid w:val="0049070B"/>
    <w:rsid w:val="004911DE"/>
    <w:rsid w:val="00492003"/>
    <w:rsid w:val="00493B3C"/>
    <w:rsid w:val="004948F6"/>
    <w:rsid w:val="00494E66"/>
    <w:rsid w:val="00494F2F"/>
    <w:rsid w:val="00495144"/>
    <w:rsid w:val="004966A5"/>
    <w:rsid w:val="004A0218"/>
    <w:rsid w:val="004A1E01"/>
    <w:rsid w:val="004A2C33"/>
    <w:rsid w:val="004A2E0B"/>
    <w:rsid w:val="004A3A9D"/>
    <w:rsid w:val="004A3B70"/>
    <w:rsid w:val="004A42F7"/>
    <w:rsid w:val="004A4301"/>
    <w:rsid w:val="004A5143"/>
    <w:rsid w:val="004A60B5"/>
    <w:rsid w:val="004A6C83"/>
    <w:rsid w:val="004B0073"/>
    <w:rsid w:val="004B0EA8"/>
    <w:rsid w:val="004B3EF4"/>
    <w:rsid w:val="004B4E51"/>
    <w:rsid w:val="004B4E8D"/>
    <w:rsid w:val="004B51E0"/>
    <w:rsid w:val="004B5357"/>
    <w:rsid w:val="004B55C7"/>
    <w:rsid w:val="004B5BF8"/>
    <w:rsid w:val="004B6421"/>
    <w:rsid w:val="004B7768"/>
    <w:rsid w:val="004B7DD1"/>
    <w:rsid w:val="004C104A"/>
    <w:rsid w:val="004C10E1"/>
    <w:rsid w:val="004C1801"/>
    <w:rsid w:val="004C23D9"/>
    <w:rsid w:val="004C2735"/>
    <w:rsid w:val="004C2DAA"/>
    <w:rsid w:val="004C4295"/>
    <w:rsid w:val="004C449A"/>
    <w:rsid w:val="004C47E3"/>
    <w:rsid w:val="004C486C"/>
    <w:rsid w:val="004C4CAF"/>
    <w:rsid w:val="004C52B8"/>
    <w:rsid w:val="004C6903"/>
    <w:rsid w:val="004C6FF9"/>
    <w:rsid w:val="004C72FB"/>
    <w:rsid w:val="004C7CFC"/>
    <w:rsid w:val="004D05D5"/>
    <w:rsid w:val="004D18EF"/>
    <w:rsid w:val="004D1DF0"/>
    <w:rsid w:val="004D254C"/>
    <w:rsid w:val="004D33E1"/>
    <w:rsid w:val="004D3BBD"/>
    <w:rsid w:val="004D541D"/>
    <w:rsid w:val="004D576E"/>
    <w:rsid w:val="004D61EC"/>
    <w:rsid w:val="004D6F70"/>
    <w:rsid w:val="004D721E"/>
    <w:rsid w:val="004D7698"/>
    <w:rsid w:val="004E1319"/>
    <w:rsid w:val="004E2B30"/>
    <w:rsid w:val="004E2F9C"/>
    <w:rsid w:val="004E4237"/>
    <w:rsid w:val="004E4B46"/>
    <w:rsid w:val="004E4FCA"/>
    <w:rsid w:val="004E5331"/>
    <w:rsid w:val="004E667E"/>
    <w:rsid w:val="004E7911"/>
    <w:rsid w:val="004F00B9"/>
    <w:rsid w:val="004F161A"/>
    <w:rsid w:val="004F2FE4"/>
    <w:rsid w:val="004F3021"/>
    <w:rsid w:val="004F34A9"/>
    <w:rsid w:val="004F4F16"/>
    <w:rsid w:val="004F695E"/>
    <w:rsid w:val="004F69E8"/>
    <w:rsid w:val="004F76BB"/>
    <w:rsid w:val="005015FF"/>
    <w:rsid w:val="0050164C"/>
    <w:rsid w:val="00501912"/>
    <w:rsid w:val="00502182"/>
    <w:rsid w:val="00502604"/>
    <w:rsid w:val="00504B64"/>
    <w:rsid w:val="005056B8"/>
    <w:rsid w:val="00505775"/>
    <w:rsid w:val="00507AC6"/>
    <w:rsid w:val="0051103D"/>
    <w:rsid w:val="00514B37"/>
    <w:rsid w:val="005153A9"/>
    <w:rsid w:val="00515B85"/>
    <w:rsid w:val="00516237"/>
    <w:rsid w:val="00516305"/>
    <w:rsid w:val="00516C5E"/>
    <w:rsid w:val="00516F1C"/>
    <w:rsid w:val="005170BE"/>
    <w:rsid w:val="00517763"/>
    <w:rsid w:val="00517F60"/>
    <w:rsid w:val="00520102"/>
    <w:rsid w:val="00521E94"/>
    <w:rsid w:val="00522FE0"/>
    <w:rsid w:val="00523B6C"/>
    <w:rsid w:val="005247D9"/>
    <w:rsid w:val="0052614E"/>
    <w:rsid w:val="0052685D"/>
    <w:rsid w:val="00526F8F"/>
    <w:rsid w:val="005270A6"/>
    <w:rsid w:val="00527AB9"/>
    <w:rsid w:val="00530A23"/>
    <w:rsid w:val="00530A35"/>
    <w:rsid w:val="00531866"/>
    <w:rsid w:val="00531AEA"/>
    <w:rsid w:val="0053324E"/>
    <w:rsid w:val="00534EBC"/>
    <w:rsid w:val="005357F7"/>
    <w:rsid w:val="005358B2"/>
    <w:rsid w:val="005369C0"/>
    <w:rsid w:val="00537C24"/>
    <w:rsid w:val="00540B2D"/>
    <w:rsid w:val="00540DD0"/>
    <w:rsid w:val="00540F3A"/>
    <w:rsid w:val="00541006"/>
    <w:rsid w:val="0054145A"/>
    <w:rsid w:val="0054199F"/>
    <w:rsid w:val="00542A9E"/>
    <w:rsid w:val="00542CE7"/>
    <w:rsid w:val="00542F68"/>
    <w:rsid w:val="0054391C"/>
    <w:rsid w:val="0054597A"/>
    <w:rsid w:val="00545D85"/>
    <w:rsid w:val="00546384"/>
    <w:rsid w:val="005477CA"/>
    <w:rsid w:val="00547B61"/>
    <w:rsid w:val="005518F5"/>
    <w:rsid w:val="00552635"/>
    <w:rsid w:val="00552645"/>
    <w:rsid w:val="0055311B"/>
    <w:rsid w:val="00553464"/>
    <w:rsid w:val="0055369F"/>
    <w:rsid w:val="0055458B"/>
    <w:rsid w:val="005555E1"/>
    <w:rsid w:val="0055587D"/>
    <w:rsid w:val="005569AA"/>
    <w:rsid w:val="0055739B"/>
    <w:rsid w:val="00561B57"/>
    <w:rsid w:val="00562EC5"/>
    <w:rsid w:val="005634C7"/>
    <w:rsid w:val="0056383D"/>
    <w:rsid w:val="00563DC2"/>
    <w:rsid w:val="00564787"/>
    <w:rsid w:val="00564E18"/>
    <w:rsid w:val="00565059"/>
    <w:rsid w:val="00567E08"/>
    <w:rsid w:val="00570A3F"/>
    <w:rsid w:val="00570E7C"/>
    <w:rsid w:val="005719AB"/>
    <w:rsid w:val="0057410C"/>
    <w:rsid w:val="00574C44"/>
    <w:rsid w:val="0057560C"/>
    <w:rsid w:val="00575850"/>
    <w:rsid w:val="00576188"/>
    <w:rsid w:val="005772AB"/>
    <w:rsid w:val="00581A92"/>
    <w:rsid w:val="00581F1E"/>
    <w:rsid w:val="00582EF3"/>
    <w:rsid w:val="0058350B"/>
    <w:rsid w:val="00583BBE"/>
    <w:rsid w:val="00584C67"/>
    <w:rsid w:val="00585C34"/>
    <w:rsid w:val="00586603"/>
    <w:rsid w:val="00586B68"/>
    <w:rsid w:val="00586E9A"/>
    <w:rsid w:val="005871E1"/>
    <w:rsid w:val="0059213D"/>
    <w:rsid w:val="005935E2"/>
    <w:rsid w:val="00595852"/>
    <w:rsid w:val="00595CAF"/>
    <w:rsid w:val="00595F9E"/>
    <w:rsid w:val="00595FFC"/>
    <w:rsid w:val="00596155"/>
    <w:rsid w:val="00596A07"/>
    <w:rsid w:val="005A36B7"/>
    <w:rsid w:val="005A3855"/>
    <w:rsid w:val="005A3C9C"/>
    <w:rsid w:val="005A5AAE"/>
    <w:rsid w:val="005A614B"/>
    <w:rsid w:val="005A6953"/>
    <w:rsid w:val="005A6A14"/>
    <w:rsid w:val="005A760C"/>
    <w:rsid w:val="005A77D0"/>
    <w:rsid w:val="005B06E6"/>
    <w:rsid w:val="005B0AA0"/>
    <w:rsid w:val="005B116A"/>
    <w:rsid w:val="005B13B3"/>
    <w:rsid w:val="005B1ACC"/>
    <w:rsid w:val="005B2737"/>
    <w:rsid w:val="005B41EE"/>
    <w:rsid w:val="005B4351"/>
    <w:rsid w:val="005B477D"/>
    <w:rsid w:val="005B542D"/>
    <w:rsid w:val="005B6ABC"/>
    <w:rsid w:val="005C0019"/>
    <w:rsid w:val="005C02F3"/>
    <w:rsid w:val="005C0E6E"/>
    <w:rsid w:val="005C22A1"/>
    <w:rsid w:val="005C40C4"/>
    <w:rsid w:val="005C42C2"/>
    <w:rsid w:val="005C4FE1"/>
    <w:rsid w:val="005C640F"/>
    <w:rsid w:val="005C6902"/>
    <w:rsid w:val="005C79E1"/>
    <w:rsid w:val="005C7BE6"/>
    <w:rsid w:val="005C7CE5"/>
    <w:rsid w:val="005D070D"/>
    <w:rsid w:val="005D0B69"/>
    <w:rsid w:val="005D124F"/>
    <w:rsid w:val="005D150F"/>
    <w:rsid w:val="005D28A6"/>
    <w:rsid w:val="005D2BDB"/>
    <w:rsid w:val="005D45C1"/>
    <w:rsid w:val="005D5A1F"/>
    <w:rsid w:val="005D5BFF"/>
    <w:rsid w:val="005E12D9"/>
    <w:rsid w:val="005E34DD"/>
    <w:rsid w:val="005E41D7"/>
    <w:rsid w:val="005E4D6D"/>
    <w:rsid w:val="005E5119"/>
    <w:rsid w:val="005E5744"/>
    <w:rsid w:val="005E6360"/>
    <w:rsid w:val="005E7091"/>
    <w:rsid w:val="005E7984"/>
    <w:rsid w:val="005E7D87"/>
    <w:rsid w:val="005F0558"/>
    <w:rsid w:val="005F188B"/>
    <w:rsid w:val="005F18E9"/>
    <w:rsid w:val="005F232B"/>
    <w:rsid w:val="005F25B0"/>
    <w:rsid w:val="005F2C55"/>
    <w:rsid w:val="005F3F2B"/>
    <w:rsid w:val="005F50F9"/>
    <w:rsid w:val="005F525E"/>
    <w:rsid w:val="005F54A4"/>
    <w:rsid w:val="005F57CA"/>
    <w:rsid w:val="005F665C"/>
    <w:rsid w:val="005F7057"/>
    <w:rsid w:val="005F7EB3"/>
    <w:rsid w:val="005F7F46"/>
    <w:rsid w:val="00600F2D"/>
    <w:rsid w:val="00601BFC"/>
    <w:rsid w:val="00601BFE"/>
    <w:rsid w:val="006020E9"/>
    <w:rsid w:val="00603570"/>
    <w:rsid w:val="00605202"/>
    <w:rsid w:val="00605C66"/>
    <w:rsid w:val="0060612C"/>
    <w:rsid w:val="006067FF"/>
    <w:rsid w:val="00607152"/>
    <w:rsid w:val="0060762D"/>
    <w:rsid w:val="006104E0"/>
    <w:rsid w:val="00610B75"/>
    <w:rsid w:val="006112F9"/>
    <w:rsid w:val="00611509"/>
    <w:rsid w:val="0061183B"/>
    <w:rsid w:val="006130BD"/>
    <w:rsid w:val="00614280"/>
    <w:rsid w:val="006142A6"/>
    <w:rsid w:val="00614536"/>
    <w:rsid w:val="0061484A"/>
    <w:rsid w:val="0061632D"/>
    <w:rsid w:val="0061708E"/>
    <w:rsid w:val="0061715E"/>
    <w:rsid w:val="00617D9C"/>
    <w:rsid w:val="00620037"/>
    <w:rsid w:val="0062066C"/>
    <w:rsid w:val="0062076C"/>
    <w:rsid w:val="006214BE"/>
    <w:rsid w:val="00623142"/>
    <w:rsid w:val="00623D57"/>
    <w:rsid w:val="00624A29"/>
    <w:rsid w:val="00624E03"/>
    <w:rsid w:val="00624F25"/>
    <w:rsid w:val="00626AE5"/>
    <w:rsid w:val="00630261"/>
    <w:rsid w:val="00630455"/>
    <w:rsid w:val="00630EE5"/>
    <w:rsid w:val="006311BB"/>
    <w:rsid w:val="00632248"/>
    <w:rsid w:val="00632CA7"/>
    <w:rsid w:val="0063429B"/>
    <w:rsid w:val="0063497C"/>
    <w:rsid w:val="006358C8"/>
    <w:rsid w:val="006376E1"/>
    <w:rsid w:val="006408A4"/>
    <w:rsid w:val="00642863"/>
    <w:rsid w:val="006429CE"/>
    <w:rsid w:val="00643427"/>
    <w:rsid w:val="00646693"/>
    <w:rsid w:val="006469F2"/>
    <w:rsid w:val="00646EE8"/>
    <w:rsid w:val="00647D1A"/>
    <w:rsid w:val="006500CE"/>
    <w:rsid w:val="00651238"/>
    <w:rsid w:val="00651975"/>
    <w:rsid w:val="00651985"/>
    <w:rsid w:val="006529C8"/>
    <w:rsid w:val="006549D2"/>
    <w:rsid w:val="00654B9D"/>
    <w:rsid w:val="00660284"/>
    <w:rsid w:val="00661B8F"/>
    <w:rsid w:val="00661E7C"/>
    <w:rsid w:val="00662D19"/>
    <w:rsid w:val="0066405D"/>
    <w:rsid w:val="00665F74"/>
    <w:rsid w:val="00670BBB"/>
    <w:rsid w:val="006714C7"/>
    <w:rsid w:val="00671E53"/>
    <w:rsid w:val="00672558"/>
    <w:rsid w:val="00673D7F"/>
    <w:rsid w:val="0067411D"/>
    <w:rsid w:val="00674121"/>
    <w:rsid w:val="006741BD"/>
    <w:rsid w:val="00675640"/>
    <w:rsid w:val="00676A69"/>
    <w:rsid w:val="0067701D"/>
    <w:rsid w:val="00677CB9"/>
    <w:rsid w:val="00677EC3"/>
    <w:rsid w:val="006819A2"/>
    <w:rsid w:val="006819B7"/>
    <w:rsid w:val="00682F00"/>
    <w:rsid w:val="0068332B"/>
    <w:rsid w:val="006834EB"/>
    <w:rsid w:val="0068353B"/>
    <w:rsid w:val="00683901"/>
    <w:rsid w:val="00683CE7"/>
    <w:rsid w:val="00683D71"/>
    <w:rsid w:val="00685166"/>
    <w:rsid w:val="00686F1E"/>
    <w:rsid w:val="00687EEF"/>
    <w:rsid w:val="00690716"/>
    <w:rsid w:val="00690AC6"/>
    <w:rsid w:val="0069276D"/>
    <w:rsid w:val="00693407"/>
    <w:rsid w:val="00693534"/>
    <w:rsid w:val="006940CD"/>
    <w:rsid w:val="00694EE8"/>
    <w:rsid w:val="00695A12"/>
    <w:rsid w:val="006977CE"/>
    <w:rsid w:val="0069784C"/>
    <w:rsid w:val="006A079A"/>
    <w:rsid w:val="006A1543"/>
    <w:rsid w:val="006A47E4"/>
    <w:rsid w:val="006A59BB"/>
    <w:rsid w:val="006A5A3C"/>
    <w:rsid w:val="006A5B14"/>
    <w:rsid w:val="006A63CC"/>
    <w:rsid w:val="006A6464"/>
    <w:rsid w:val="006B0689"/>
    <w:rsid w:val="006B0A7C"/>
    <w:rsid w:val="006B125D"/>
    <w:rsid w:val="006B1EBB"/>
    <w:rsid w:val="006B4D8E"/>
    <w:rsid w:val="006B6A83"/>
    <w:rsid w:val="006B74C2"/>
    <w:rsid w:val="006C04F5"/>
    <w:rsid w:val="006C06B4"/>
    <w:rsid w:val="006C12B8"/>
    <w:rsid w:val="006C2718"/>
    <w:rsid w:val="006C2CD1"/>
    <w:rsid w:val="006C3007"/>
    <w:rsid w:val="006C3501"/>
    <w:rsid w:val="006C3EE6"/>
    <w:rsid w:val="006C43DC"/>
    <w:rsid w:val="006C50BD"/>
    <w:rsid w:val="006C61A6"/>
    <w:rsid w:val="006C704E"/>
    <w:rsid w:val="006D1218"/>
    <w:rsid w:val="006D133E"/>
    <w:rsid w:val="006D2024"/>
    <w:rsid w:val="006D3C82"/>
    <w:rsid w:val="006D48EA"/>
    <w:rsid w:val="006D4C45"/>
    <w:rsid w:val="006D5805"/>
    <w:rsid w:val="006D6214"/>
    <w:rsid w:val="006E0522"/>
    <w:rsid w:val="006E075C"/>
    <w:rsid w:val="006E2B71"/>
    <w:rsid w:val="006E2CD5"/>
    <w:rsid w:val="006E61E1"/>
    <w:rsid w:val="006E641B"/>
    <w:rsid w:val="006E70A7"/>
    <w:rsid w:val="006E72F9"/>
    <w:rsid w:val="006E7BB7"/>
    <w:rsid w:val="006E7E98"/>
    <w:rsid w:val="006F077D"/>
    <w:rsid w:val="006F08BD"/>
    <w:rsid w:val="006F1629"/>
    <w:rsid w:val="006F1EB0"/>
    <w:rsid w:val="006F2339"/>
    <w:rsid w:val="006F259E"/>
    <w:rsid w:val="006F2BC4"/>
    <w:rsid w:val="006F2C2F"/>
    <w:rsid w:val="006F4871"/>
    <w:rsid w:val="006F58B0"/>
    <w:rsid w:val="006F6BEE"/>
    <w:rsid w:val="006F6DC7"/>
    <w:rsid w:val="006F73E7"/>
    <w:rsid w:val="00701A06"/>
    <w:rsid w:val="00702083"/>
    <w:rsid w:val="00702A42"/>
    <w:rsid w:val="007037E2"/>
    <w:rsid w:val="007051A2"/>
    <w:rsid w:val="007057A9"/>
    <w:rsid w:val="0070688B"/>
    <w:rsid w:val="00706B49"/>
    <w:rsid w:val="007070C6"/>
    <w:rsid w:val="007112B5"/>
    <w:rsid w:val="00711FB2"/>
    <w:rsid w:val="00713848"/>
    <w:rsid w:val="00713B4C"/>
    <w:rsid w:val="00713FFF"/>
    <w:rsid w:val="00715474"/>
    <w:rsid w:val="00715530"/>
    <w:rsid w:val="00716054"/>
    <w:rsid w:val="00716E08"/>
    <w:rsid w:val="00716F49"/>
    <w:rsid w:val="007173E4"/>
    <w:rsid w:val="00717A5C"/>
    <w:rsid w:val="00720079"/>
    <w:rsid w:val="007204CD"/>
    <w:rsid w:val="007210ED"/>
    <w:rsid w:val="0072188C"/>
    <w:rsid w:val="007222C3"/>
    <w:rsid w:val="0072486E"/>
    <w:rsid w:val="00724A77"/>
    <w:rsid w:val="007267CD"/>
    <w:rsid w:val="00726C57"/>
    <w:rsid w:val="00727198"/>
    <w:rsid w:val="007324E4"/>
    <w:rsid w:val="00732A53"/>
    <w:rsid w:val="0073327E"/>
    <w:rsid w:val="00733A43"/>
    <w:rsid w:val="0073421B"/>
    <w:rsid w:val="00734CD1"/>
    <w:rsid w:val="00736C9F"/>
    <w:rsid w:val="00736E32"/>
    <w:rsid w:val="0073785E"/>
    <w:rsid w:val="00737B0C"/>
    <w:rsid w:val="00743F16"/>
    <w:rsid w:val="00744CFD"/>
    <w:rsid w:val="00745857"/>
    <w:rsid w:val="007463F7"/>
    <w:rsid w:val="0074682F"/>
    <w:rsid w:val="0075030B"/>
    <w:rsid w:val="0075241B"/>
    <w:rsid w:val="00753118"/>
    <w:rsid w:val="00753E6D"/>
    <w:rsid w:val="007543A0"/>
    <w:rsid w:val="00754E81"/>
    <w:rsid w:val="007571BF"/>
    <w:rsid w:val="00757F1B"/>
    <w:rsid w:val="00760C59"/>
    <w:rsid w:val="00762385"/>
    <w:rsid w:val="00763349"/>
    <w:rsid w:val="00763AEE"/>
    <w:rsid w:val="00763E2D"/>
    <w:rsid w:val="00763E89"/>
    <w:rsid w:val="00763F22"/>
    <w:rsid w:val="0076408A"/>
    <w:rsid w:val="007658CF"/>
    <w:rsid w:val="00765C5B"/>
    <w:rsid w:val="00765C80"/>
    <w:rsid w:val="0076726C"/>
    <w:rsid w:val="0076738D"/>
    <w:rsid w:val="00770126"/>
    <w:rsid w:val="00770340"/>
    <w:rsid w:val="00770921"/>
    <w:rsid w:val="0077170E"/>
    <w:rsid w:val="007729DF"/>
    <w:rsid w:val="00772BEA"/>
    <w:rsid w:val="00772CC9"/>
    <w:rsid w:val="00772CD7"/>
    <w:rsid w:val="00774B0F"/>
    <w:rsid w:val="00775835"/>
    <w:rsid w:val="007763F3"/>
    <w:rsid w:val="00776B3D"/>
    <w:rsid w:val="00776DC4"/>
    <w:rsid w:val="00777056"/>
    <w:rsid w:val="007803F9"/>
    <w:rsid w:val="00780441"/>
    <w:rsid w:val="00781D61"/>
    <w:rsid w:val="007824BA"/>
    <w:rsid w:val="0078461D"/>
    <w:rsid w:val="00785249"/>
    <w:rsid w:val="007852F1"/>
    <w:rsid w:val="00786958"/>
    <w:rsid w:val="00786B8D"/>
    <w:rsid w:val="00787ECF"/>
    <w:rsid w:val="00787FE4"/>
    <w:rsid w:val="00791021"/>
    <w:rsid w:val="00793FB4"/>
    <w:rsid w:val="00794618"/>
    <w:rsid w:val="00794EBC"/>
    <w:rsid w:val="00797021"/>
    <w:rsid w:val="0079724F"/>
    <w:rsid w:val="00797D89"/>
    <w:rsid w:val="007A11E4"/>
    <w:rsid w:val="007A249D"/>
    <w:rsid w:val="007A2A79"/>
    <w:rsid w:val="007A2F67"/>
    <w:rsid w:val="007A31D4"/>
    <w:rsid w:val="007A3C4F"/>
    <w:rsid w:val="007A3FD0"/>
    <w:rsid w:val="007A614A"/>
    <w:rsid w:val="007A6A9C"/>
    <w:rsid w:val="007A73DF"/>
    <w:rsid w:val="007B09BC"/>
    <w:rsid w:val="007B0C46"/>
    <w:rsid w:val="007B2D71"/>
    <w:rsid w:val="007B4E77"/>
    <w:rsid w:val="007B7051"/>
    <w:rsid w:val="007C03C9"/>
    <w:rsid w:val="007C15A0"/>
    <w:rsid w:val="007C1772"/>
    <w:rsid w:val="007C22D3"/>
    <w:rsid w:val="007C2D35"/>
    <w:rsid w:val="007C40FE"/>
    <w:rsid w:val="007C465B"/>
    <w:rsid w:val="007C5788"/>
    <w:rsid w:val="007C5FF6"/>
    <w:rsid w:val="007D0559"/>
    <w:rsid w:val="007D07E4"/>
    <w:rsid w:val="007D1189"/>
    <w:rsid w:val="007D229E"/>
    <w:rsid w:val="007D2531"/>
    <w:rsid w:val="007D27E6"/>
    <w:rsid w:val="007D3F85"/>
    <w:rsid w:val="007D5480"/>
    <w:rsid w:val="007D5A92"/>
    <w:rsid w:val="007D6427"/>
    <w:rsid w:val="007D6B53"/>
    <w:rsid w:val="007E00E7"/>
    <w:rsid w:val="007E1546"/>
    <w:rsid w:val="007E17AE"/>
    <w:rsid w:val="007E1B54"/>
    <w:rsid w:val="007E23E9"/>
    <w:rsid w:val="007E46D5"/>
    <w:rsid w:val="007E4A2A"/>
    <w:rsid w:val="007E5088"/>
    <w:rsid w:val="007E5EE2"/>
    <w:rsid w:val="007E75AC"/>
    <w:rsid w:val="007E7912"/>
    <w:rsid w:val="007E7D28"/>
    <w:rsid w:val="007F0558"/>
    <w:rsid w:val="007F0BBE"/>
    <w:rsid w:val="007F1A04"/>
    <w:rsid w:val="007F1E5F"/>
    <w:rsid w:val="007F223A"/>
    <w:rsid w:val="007F2FAE"/>
    <w:rsid w:val="007F53A2"/>
    <w:rsid w:val="007F53CA"/>
    <w:rsid w:val="007F6047"/>
    <w:rsid w:val="007F71DD"/>
    <w:rsid w:val="0080041B"/>
    <w:rsid w:val="00800589"/>
    <w:rsid w:val="008008D9"/>
    <w:rsid w:val="00802953"/>
    <w:rsid w:val="00802F80"/>
    <w:rsid w:val="00805232"/>
    <w:rsid w:val="0080633C"/>
    <w:rsid w:val="00806846"/>
    <w:rsid w:val="008104D6"/>
    <w:rsid w:val="00810C04"/>
    <w:rsid w:val="00811CAF"/>
    <w:rsid w:val="00811D4B"/>
    <w:rsid w:val="008120A3"/>
    <w:rsid w:val="008120FE"/>
    <w:rsid w:val="008126D8"/>
    <w:rsid w:val="00813DAA"/>
    <w:rsid w:val="008144AA"/>
    <w:rsid w:val="00814999"/>
    <w:rsid w:val="00814C18"/>
    <w:rsid w:val="00814D1E"/>
    <w:rsid w:val="00815693"/>
    <w:rsid w:val="00816703"/>
    <w:rsid w:val="008177E9"/>
    <w:rsid w:val="00821ACD"/>
    <w:rsid w:val="00821F16"/>
    <w:rsid w:val="00821FFF"/>
    <w:rsid w:val="0082239A"/>
    <w:rsid w:val="00822679"/>
    <w:rsid w:val="008226C4"/>
    <w:rsid w:val="00822940"/>
    <w:rsid w:val="00823009"/>
    <w:rsid w:val="00823E58"/>
    <w:rsid w:val="00826B00"/>
    <w:rsid w:val="008277EF"/>
    <w:rsid w:val="008305A9"/>
    <w:rsid w:val="00830629"/>
    <w:rsid w:val="00830E23"/>
    <w:rsid w:val="00831324"/>
    <w:rsid w:val="00832191"/>
    <w:rsid w:val="0083229D"/>
    <w:rsid w:val="00832862"/>
    <w:rsid w:val="0083553E"/>
    <w:rsid w:val="00835AE4"/>
    <w:rsid w:val="00836AE8"/>
    <w:rsid w:val="00836C3F"/>
    <w:rsid w:val="00836F8B"/>
    <w:rsid w:val="00837399"/>
    <w:rsid w:val="00840A2E"/>
    <w:rsid w:val="0084146D"/>
    <w:rsid w:val="008414CC"/>
    <w:rsid w:val="008418D3"/>
    <w:rsid w:val="008426FB"/>
    <w:rsid w:val="00844437"/>
    <w:rsid w:val="00846D98"/>
    <w:rsid w:val="00847CE8"/>
    <w:rsid w:val="00850907"/>
    <w:rsid w:val="00851749"/>
    <w:rsid w:val="00854019"/>
    <w:rsid w:val="008551A1"/>
    <w:rsid w:val="008552DB"/>
    <w:rsid w:val="00857437"/>
    <w:rsid w:val="00857E2F"/>
    <w:rsid w:val="0086031A"/>
    <w:rsid w:val="008603D8"/>
    <w:rsid w:val="00860619"/>
    <w:rsid w:val="0086097C"/>
    <w:rsid w:val="00860EDD"/>
    <w:rsid w:val="0086187B"/>
    <w:rsid w:val="00861E61"/>
    <w:rsid w:val="008646FE"/>
    <w:rsid w:val="00865B29"/>
    <w:rsid w:val="008668D6"/>
    <w:rsid w:val="00867AEA"/>
    <w:rsid w:val="00867FCF"/>
    <w:rsid w:val="00870898"/>
    <w:rsid w:val="00870A6D"/>
    <w:rsid w:val="008726F2"/>
    <w:rsid w:val="0087294D"/>
    <w:rsid w:val="00873EAB"/>
    <w:rsid w:val="00874CD6"/>
    <w:rsid w:val="008810F3"/>
    <w:rsid w:val="008815DA"/>
    <w:rsid w:val="00881E68"/>
    <w:rsid w:val="008820AF"/>
    <w:rsid w:val="00884D56"/>
    <w:rsid w:val="00885949"/>
    <w:rsid w:val="00885994"/>
    <w:rsid w:val="00886F33"/>
    <w:rsid w:val="008878EE"/>
    <w:rsid w:val="0088790B"/>
    <w:rsid w:val="008905E3"/>
    <w:rsid w:val="00892CCD"/>
    <w:rsid w:val="00893432"/>
    <w:rsid w:val="00894193"/>
    <w:rsid w:val="008942CB"/>
    <w:rsid w:val="008950CF"/>
    <w:rsid w:val="008961DF"/>
    <w:rsid w:val="00896296"/>
    <w:rsid w:val="00897B71"/>
    <w:rsid w:val="008A01ED"/>
    <w:rsid w:val="008A07CD"/>
    <w:rsid w:val="008A13E4"/>
    <w:rsid w:val="008A2251"/>
    <w:rsid w:val="008A33CA"/>
    <w:rsid w:val="008A579B"/>
    <w:rsid w:val="008A57CC"/>
    <w:rsid w:val="008A7D45"/>
    <w:rsid w:val="008B066A"/>
    <w:rsid w:val="008B235A"/>
    <w:rsid w:val="008B286B"/>
    <w:rsid w:val="008B4716"/>
    <w:rsid w:val="008B50CC"/>
    <w:rsid w:val="008B514A"/>
    <w:rsid w:val="008B682F"/>
    <w:rsid w:val="008B71D8"/>
    <w:rsid w:val="008B77A2"/>
    <w:rsid w:val="008C0830"/>
    <w:rsid w:val="008C0F61"/>
    <w:rsid w:val="008C12CE"/>
    <w:rsid w:val="008C151E"/>
    <w:rsid w:val="008C1E54"/>
    <w:rsid w:val="008C20F9"/>
    <w:rsid w:val="008C2465"/>
    <w:rsid w:val="008C266A"/>
    <w:rsid w:val="008C2951"/>
    <w:rsid w:val="008C2DC5"/>
    <w:rsid w:val="008C2F73"/>
    <w:rsid w:val="008C4630"/>
    <w:rsid w:val="008C660B"/>
    <w:rsid w:val="008C66F3"/>
    <w:rsid w:val="008C6B28"/>
    <w:rsid w:val="008C74EC"/>
    <w:rsid w:val="008C79D0"/>
    <w:rsid w:val="008D0DE7"/>
    <w:rsid w:val="008D306F"/>
    <w:rsid w:val="008D4693"/>
    <w:rsid w:val="008D4E26"/>
    <w:rsid w:val="008D764C"/>
    <w:rsid w:val="008E08DA"/>
    <w:rsid w:val="008E16FC"/>
    <w:rsid w:val="008E17D7"/>
    <w:rsid w:val="008E1DFA"/>
    <w:rsid w:val="008E22C9"/>
    <w:rsid w:val="008E2E81"/>
    <w:rsid w:val="008E4FD5"/>
    <w:rsid w:val="008E5BD6"/>
    <w:rsid w:val="008E7871"/>
    <w:rsid w:val="008E7A88"/>
    <w:rsid w:val="008E7D5C"/>
    <w:rsid w:val="008F0AEC"/>
    <w:rsid w:val="008F1408"/>
    <w:rsid w:val="008F17D1"/>
    <w:rsid w:val="008F1AE1"/>
    <w:rsid w:val="008F34C9"/>
    <w:rsid w:val="008F3951"/>
    <w:rsid w:val="008F4032"/>
    <w:rsid w:val="008F649C"/>
    <w:rsid w:val="008F6B19"/>
    <w:rsid w:val="008F71AC"/>
    <w:rsid w:val="008F744B"/>
    <w:rsid w:val="008F7883"/>
    <w:rsid w:val="008F79A6"/>
    <w:rsid w:val="00900CC7"/>
    <w:rsid w:val="00901194"/>
    <w:rsid w:val="0090139B"/>
    <w:rsid w:val="009013B6"/>
    <w:rsid w:val="00901719"/>
    <w:rsid w:val="00902011"/>
    <w:rsid w:val="009021B8"/>
    <w:rsid w:val="00904B38"/>
    <w:rsid w:val="00905973"/>
    <w:rsid w:val="0090598C"/>
    <w:rsid w:val="00905BCB"/>
    <w:rsid w:val="00906219"/>
    <w:rsid w:val="0091018C"/>
    <w:rsid w:val="009101A1"/>
    <w:rsid w:val="00910397"/>
    <w:rsid w:val="009111A1"/>
    <w:rsid w:val="009113D8"/>
    <w:rsid w:val="00913046"/>
    <w:rsid w:val="00913E68"/>
    <w:rsid w:val="00914527"/>
    <w:rsid w:val="00914758"/>
    <w:rsid w:val="009149AA"/>
    <w:rsid w:val="00915793"/>
    <w:rsid w:val="00915BDE"/>
    <w:rsid w:val="00915C8E"/>
    <w:rsid w:val="009173BE"/>
    <w:rsid w:val="0091742C"/>
    <w:rsid w:val="0092139E"/>
    <w:rsid w:val="009218E9"/>
    <w:rsid w:val="00921A63"/>
    <w:rsid w:val="00922400"/>
    <w:rsid w:val="0092477E"/>
    <w:rsid w:val="00926C05"/>
    <w:rsid w:val="0093012F"/>
    <w:rsid w:val="00930CF4"/>
    <w:rsid w:val="00931D40"/>
    <w:rsid w:val="009320A3"/>
    <w:rsid w:val="00932C60"/>
    <w:rsid w:val="00932EBC"/>
    <w:rsid w:val="00933119"/>
    <w:rsid w:val="00933533"/>
    <w:rsid w:val="009336F4"/>
    <w:rsid w:val="00933C9A"/>
    <w:rsid w:val="00935802"/>
    <w:rsid w:val="0093617C"/>
    <w:rsid w:val="009364F2"/>
    <w:rsid w:val="00936521"/>
    <w:rsid w:val="009400BA"/>
    <w:rsid w:val="009416C3"/>
    <w:rsid w:val="00941EF9"/>
    <w:rsid w:val="0094240E"/>
    <w:rsid w:val="00943C47"/>
    <w:rsid w:val="00943D9E"/>
    <w:rsid w:val="009444E3"/>
    <w:rsid w:val="00945C2E"/>
    <w:rsid w:val="00945F6E"/>
    <w:rsid w:val="00946474"/>
    <w:rsid w:val="009465FE"/>
    <w:rsid w:val="00946998"/>
    <w:rsid w:val="00946C19"/>
    <w:rsid w:val="00946C92"/>
    <w:rsid w:val="00950EA6"/>
    <w:rsid w:val="00951796"/>
    <w:rsid w:val="00951D65"/>
    <w:rsid w:val="00951DE1"/>
    <w:rsid w:val="00951E1A"/>
    <w:rsid w:val="009528D7"/>
    <w:rsid w:val="009537A3"/>
    <w:rsid w:val="009546B0"/>
    <w:rsid w:val="00955BB9"/>
    <w:rsid w:val="00956919"/>
    <w:rsid w:val="00956E00"/>
    <w:rsid w:val="009618E4"/>
    <w:rsid w:val="00961B9B"/>
    <w:rsid w:val="009646EF"/>
    <w:rsid w:val="00964FC2"/>
    <w:rsid w:val="00965017"/>
    <w:rsid w:val="00965869"/>
    <w:rsid w:val="00965D24"/>
    <w:rsid w:val="0096612B"/>
    <w:rsid w:val="009675DD"/>
    <w:rsid w:val="00967802"/>
    <w:rsid w:val="00967CE1"/>
    <w:rsid w:val="00970D73"/>
    <w:rsid w:val="00971606"/>
    <w:rsid w:val="009733D9"/>
    <w:rsid w:val="00973415"/>
    <w:rsid w:val="009740DE"/>
    <w:rsid w:val="009766C5"/>
    <w:rsid w:val="00976965"/>
    <w:rsid w:val="00976A0F"/>
    <w:rsid w:val="00976FDA"/>
    <w:rsid w:val="0097713A"/>
    <w:rsid w:val="0097763D"/>
    <w:rsid w:val="0098003A"/>
    <w:rsid w:val="00981519"/>
    <w:rsid w:val="0098276C"/>
    <w:rsid w:val="009832CD"/>
    <w:rsid w:val="0098423B"/>
    <w:rsid w:val="009847D1"/>
    <w:rsid w:val="00986E1B"/>
    <w:rsid w:val="00987A6A"/>
    <w:rsid w:val="009907CD"/>
    <w:rsid w:val="00990E15"/>
    <w:rsid w:val="00992BE2"/>
    <w:rsid w:val="00992DA4"/>
    <w:rsid w:val="00993058"/>
    <w:rsid w:val="0099312C"/>
    <w:rsid w:val="00995327"/>
    <w:rsid w:val="00997B58"/>
    <w:rsid w:val="009A0AFE"/>
    <w:rsid w:val="009A1EC1"/>
    <w:rsid w:val="009A30FE"/>
    <w:rsid w:val="009A3219"/>
    <w:rsid w:val="009A45BB"/>
    <w:rsid w:val="009A45BD"/>
    <w:rsid w:val="009A4E42"/>
    <w:rsid w:val="009B02F5"/>
    <w:rsid w:val="009B084A"/>
    <w:rsid w:val="009B29A1"/>
    <w:rsid w:val="009B2EE8"/>
    <w:rsid w:val="009B2F62"/>
    <w:rsid w:val="009B3273"/>
    <w:rsid w:val="009B3560"/>
    <w:rsid w:val="009B3A36"/>
    <w:rsid w:val="009B3C18"/>
    <w:rsid w:val="009B4A6C"/>
    <w:rsid w:val="009B5176"/>
    <w:rsid w:val="009B51C9"/>
    <w:rsid w:val="009B5375"/>
    <w:rsid w:val="009B5AF1"/>
    <w:rsid w:val="009C0910"/>
    <w:rsid w:val="009C10FC"/>
    <w:rsid w:val="009C112D"/>
    <w:rsid w:val="009C1DB6"/>
    <w:rsid w:val="009C28BA"/>
    <w:rsid w:val="009C318F"/>
    <w:rsid w:val="009C32ED"/>
    <w:rsid w:val="009C3367"/>
    <w:rsid w:val="009C35B4"/>
    <w:rsid w:val="009C3650"/>
    <w:rsid w:val="009C4F15"/>
    <w:rsid w:val="009C5035"/>
    <w:rsid w:val="009C5EBD"/>
    <w:rsid w:val="009C632B"/>
    <w:rsid w:val="009D113F"/>
    <w:rsid w:val="009D46ED"/>
    <w:rsid w:val="009D4913"/>
    <w:rsid w:val="009D6317"/>
    <w:rsid w:val="009D637C"/>
    <w:rsid w:val="009D693A"/>
    <w:rsid w:val="009D6CE7"/>
    <w:rsid w:val="009D6F6C"/>
    <w:rsid w:val="009D7887"/>
    <w:rsid w:val="009D7F24"/>
    <w:rsid w:val="009E0E27"/>
    <w:rsid w:val="009E2FEF"/>
    <w:rsid w:val="009E3A5E"/>
    <w:rsid w:val="009E3DC5"/>
    <w:rsid w:val="009E5930"/>
    <w:rsid w:val="009E5F8B"/>
    <w:rsid w:val="009E63A1"/>
    <w:rsid w:val="009E65A3"/>
    <w:rsid w:val="009E79BB"/>
    <w:rsid w:val="009E7A0F"/>
    <w:rsid w:val="009E7A7F"/>
    <w:rsid w:val="009F0E55"/>
    <w:rsid w:val="009F152E"/>
    <w:rsid w:val="009F33A9"/>
    <w:rsid w:val="009F3B37"/>
    <w:rsid w:val="009F3EC1"/>
    <w:rsid w:val="009F4103"/>
    <w:rsid w:val="009F7091"/>
    <w:rsid w:val="00A008C8"/>
    <w:rsid w:val="00A009C0"/>
    <w:rsid w:val="00A013BC"/>
    <w:rsid w:val="00A019EC"/>
    <w:rsid w:val="00A02F33"/>
    <w:rsid w:val="00A03387"/>
    <w:rsid w:val="00A03BEF"/>
    <w:rsid w:val="00A04D5E"/>
    <w:rsid w:val="00A0524E"/>
    <w:rsid w:val="00A05DA3"/>
    <w:rsid w:val="00A0677E"/>
    <w:rsid w:val="00A07103"/>
    <w:rsid w:val="00A07124"/>
    <w:rsid w:val="00A07812"/>
    <w:rsid w:val="00A07A68"/>
    <w:rsid w:val="00A07A73"/>
    <w:rsid w:val="00A07AE4"/>
    <w:rsid w:val="00A07EC9"/>
    <w:rsid w:val="00A10D1E"/>
    <w:rsid w:val="00A114F7"/>
    <w:rsid w:val="00A11656"/>
    <w:rsid w:val="00A12085"/>
    <w:rsid w:val="00A12945"/>
    <w:rsid w:val="00A13B65"/>
    <w:rsid w:val="00A13FA4"/>
    <w:rsid w:val="00A17FAB"/>
    <w:rsid w:val="00A20159"/>
    <w:rsid w:val="00A201E1"/>
    <w:rsid w:val="00A22432"/>
    <w:rsid w:val="00A22FB9"/>
    <w:rsid w:val="00A230FC"/>
    <w:rsid w:val="00A236C3"/>
    <w:rsid w:val="00A250BB"/>
    <w:rsid w:val="00A2515D"/>
    <w:rsid w:val="00A251D8"/>
    <w:rsid w:val="00A261CB"/>
    <w:rsid w:val="00A26709"/>
    <w:rsid w:val="00A27FCB"/>
    <w:rsid w:val="00A30355"/>
    <w:rsid w:val="00A304A7"/>
    <w:rsid w:val="00A31611"/>
    <w:rsid w:val="00A3294B"/>
    <w:rsid w:val="00A33A08"/>
    <w:rsid w:val="00A33E4E"/>
    <w:rsid w:val="00A3445E"/>
    <w:rsid w:val="00A345F6"/>
    <w:rsid w:val="00A35072"/>
    <w:rsid w:val="00A35213"/>
    <w:rsid w:val="00A355D3"/>
    <w:rsid w:val="00A35763"/>
    <w:rsid w:val="00A35B84"/>
    <w:rsid w:val="00A35BB3"/>
    <w:rsid w:val="00A366F4"/>
    <w:rsid w:val="00A36A3C"/>
    <w:rsid w:val="00A40128"/>
    <w:rsid w:val="00A406CE"/>
    <w:rsid w:val="00A415DD"/>
    <w:rsid w:val="00A41E47"/>
    <w:rsid w:val="00A42B28"/>
    <w:rsid w:val="00A4362C"/>
    <w:rsid w:val="00A4598F"/>
    <w:rsid w:val="00A462E8"/>
    <w:rsid w:val="00A465C1"/>
    <w:rsid w:val="00A479B3"/>
    <w:rsid w:val="00A47A26"/>
    <w:rsid w:val="00A47DE1"/>
    <w:rsid w:val="00A50040"/>
    <w:rsid w:val="00A52B93"/>
    <w:rsid w:val="00A53FC4"/>
    <w:rsid w:val="00A544AD"/>
    <w:rsid w:val="00A55102"/>
    <w:rsid w:val="00A55B92"/>
    <w:rsid w:val="00A55CB4"/>
    <w:rsid w:val="00A56694"/>
    <w:rsid w:val="00A570F1"/>
    <w:rsid w:val="00A57604"/>
    <w:rsid w:val="00A57AD5"/>
    <w:rsid w:val="00A57DBF"/>
    <w:rsid w:val="00A609D8"/>
    <w:rsid w:val="00A61302"/>
    <w:rsid w:val="00A62750"/>
    <w:rsid w:val="00A629E6"/>
    <w:rsid w:val="00A64843"/>
    <w:rsid w:val="00A64A5B"/>
    <w:rsid w:val="00A65072"/>
    <w:rsid w:val="00A650F3"/>
    <w:rsid w:val="00A65C70"/>
    <w:rsid w:val="00A6686A"/>
    <w:rsid w:val="00A67140"/>
    <w:rsid w:val="00A705E3"/>
    <w:rsid w:val="00A70F7B"/>
    <w:rsid w:val="00A71044"/>
    <w:rsid w:val="00A719D8"/>
    <w:rsid w:val="00A71F8E"/>
    <w:rsid w:val="00A729C0"/>
    <w:rsid w:val="00A74481"/>
    <w:rsid w:val="00A74B06"/>
    <w:rsid w:val="00A75390"/>
    <w:rsid w:val="00A75734"/>
    <w:rsid w:val="00A762F1"/>
    <w:rsid w:val="00A76409"/>
    <w:rsid w:val="00A76A43"/>
    <w:rsid w:val="00A777EC"/>
    <w:rsid w:val="00A814FC"/>
    <w:rsid w:val="00A8182B"/>
    <w:rsid w:val="00A8221A"/>
    <w:rsid w:val="00A82C54"/>
    <w:rsid w:val="00A83875"/>
    <w:rsid w:val="00A83AFA"/>
    <w:rsid w:val="00A83EBF"/>
    <w:rsid w:val="00A84C16"/>
    <w:rsid w:val="00A8524C"/>
    <w:rsid w:val="00A8537B"/>
    <w:rsid w:val="00A86CCF"/>
    <w:rsid w:val="00A90B84"/>
    <w:rsid w:val="00A9127E"/>
    <w:rsid w:val="00A92E4B"/>
    <w:rsid w:val="00A9330F"/>
    <w:rsid w:val="00A939B4"/>
    <w:rsid w:val="00A942C6"/>
    <w:rsid w:val="00A94BCD"/>
    <w:rsid w:val="00A94F25"/>
    <w:rsid w:val="00A95106"/>
    <w:rsid w:val="00A95903"/>
    <w:rsid w:val="00A95D9D"/>
    <w:rsid w:val="00A95DAF"/>
    <w:rsid w:val="00A97086"/>
    <w:rsid w:val="00A97569"/>
    <w:rsid w:val="00A97F0C"/>
    <w:rsid w:val="00AA0B5F"/>
    <w:rsid w:val="00AA0FEE"/>
    <w:rsid w:val="00AA14C3"/>
    <w:rsid w:val="00AA371A"/>
    <w:rsid w:val="00AA3B10"/>
    <w:rsid w:val="00AA4E6A"/>
    <w:rsid w:val="00AA6F90"/>
    <w:rsid w:val="00AB04CE"/>
    <w:rsid w:val="00AB04E0"/>
    <w:rsid w:val="00AB0693"/>
    <w:rsid w:val="00AB3B3C"/>
    <w:rsid w:val="00AB4D9A"/>
    <w:rsid w:val="00AB58AB"/>
    <w:rsid w:val="00AB71D9"/>
    <w:rsid w:val="00AB771F"/>
    <w:rsid w:val="00AB7FD7"/>
    <w:rsid w:val="00AC05EA"/>
    <w:rsid w:val="00AC1503"/>
    <w:rsid w:val="00AC3346"/>
    <w:rsid w:val="00AC343C"/>
    <w:rsid w:val="00AC3802"/>
    <w:rsid w:val="00AC39FA"/>
    <w:rsid w:val="00AC3FBE"/>
    <w:rsid w:val="00AC4021"/>
    <w:rsid w:val="00AC4F96"/>
    <w:rsid w:val="00AC57BA"/>
    <w:rsid w:val="00AC631F"/>
    <w:rsid w:val="00AC7F42"/>
    <w:rsid w:val="00AD002A"/>
    <w:rsid w:val="00AD0C9A"/>
    <w:rsid w:val="00AD1181"/>
    <w:rsid w:val="00AD1E9F"/>
    <w:rsid w:val="00AD2C9F"/>
    <w:rsid w:val="00AD32BD"/>
    <w:rsid w:val="00AD338E"/>
    <w:rsid w:val="00AD3592"/>
    <w:rsid w:val="00AD4219"/>
    <w:rsid w:val="00AD4A5A"/>
    <w:rsid w:val="00AD4E54"/>
    <w:rsid w:val="00AD5051"/>
    <w:rsid w:val="00AD5D19"/>
    <w:rsid w:val="00AD5DC1"/>
    <w:rsid w:val="00AD5E1D"/>
    <w:rsid w:val="00AD63CC"/>
    <w:rsid w:val="00AE0024"/>
    <w:rsid w:val="00AE2A4F"/>
    <w:rsid w:val="00AE2C39"/>
    <w:rsid w:val="00AE2FEA"/>
    <w:rsid w:val="00AE389D"/>
    <w:rsid w:val="00AE3B7D"/>
    <w:rsid w:val="00AE4ABB"/>
    <w:rsid w:val="00AE5962"/>
    <w:rsid w:val="00AE5FB6"/>
    <w:rsid w:val="00AE64C4"/>
    <w:rsid w:val="00AE672E"/>
    <w:rsid w:val="00AE6B14"/>
    <w:rsid w:val="00AE6F16"/>
    <w:rsid w:val="00AF01BD"/>
    <w:rsid w:val="00AF1068"/>
    <w:rsid w:val="00AF24AA"/>
    <w:rsid w:val="00AF28F0"/>
    <w:rsid w:val="00AF2C18"/>
    <w:rsid w:val="00AF2CA4"/>
    <w:rsid w:val="00AF30F3"/>
    <w:rsid w:val="00AF3718"/>
    <w:rsid w:val="00AF41B3"/>
    <w:rsid w:val="00AF435D"/>
    <w:rsid w:val="00AF43D9"/>
    <w:rsid w:val="00AF47F9"/>
    <w:rsid w:val="00AF62EE"/>
    <w:rsid w:val="00AF6914"/>
    <w:rsid w:val="00AF7017"/>
    <w:rsid w:val="00AF768F"/>
    <w:rsid w:val="00AF7E0B"/>
    <w:rsid w:val="00AF7E84"/>
    <w:rsid w:val="00B001B2"/>
    <w:rsid w:val="00B00784"/>
    <w:rsid w:val="00B0093A"/>
    <w:rsid w:val="00B02DD8"/>
    <w:rsid w:val="00B03B5D"/>
    <w:rsid w:val="00B0421C"/>
    <w:rsid w:val="00B04528"/>
    <w:rsid w:val="00B048DB"/>
    <w:rsid w:val="00B0532F"/>
    <w:rsid w:val="00B05376"/>
    <w:rsid w:val="00B06A6F"/>
    <w:rsid w:val="00B0707F"/>
    <w:rsid w:val="00B076A3"/>
    <w:rsid w:val="00B079FC"/>
    <w:rsid w:val="00B11C04"/>
    <w:rsid w:val="00B11E56"/>
    <w:rsid w:val="00B12107"/>
    <w:rsid w:val="00B12855"/>
    <w:rsid w:val="00B1291D"/>
    <w:rsid w:val="00B12DF6"/>
    <w:rsid w:val="00B13601"/>
    <w:rsid w:val="00B136DF"/>
    <w:rsid w:val="00B13825"/>
    <w:rsid w:val="00B1573F"/>
    <w:rsid w:val="00B15E81"/>
    <w:rsid w:val="00B15EE4"/>
    <w:rsid w:val="00B17A05"/>
    <w:rsid w:val="00B21B2F"/>
    <w:rsid w:val="00B21B99"/>
    <w:rsid w:val="00B2253B"/>
    <w:rsid w:val="00B22AB4"/>
    <w:rsid w:val="00B2462C"/>
    <w:rsid w:val="00B24861"/>
    <w:rsid w:val="00B24A69"/>
    <w:rsid w:val="00B24D70"/>
    <w:rsid w:val="00B25AC3"/>
    <w:rsid w:val="00B25B52"/>
    <w:rsid w:val="00B262BE"/>
    <w:rsid w:val="00B271D6"/>
    <w:rsid w:val="00B27B59"/>
    <w:rsid w:val="00B30B85"/>
    <w:rsid w:val="00B312E9"/>
    <w:rsid w:val="00B31BC2"/>
    <w:rsid w:val="00B3223B"/>
    <w:rsid w:val="00B32C51"/>
    <w:rsid w:val="00B33741"/>
    <w:rsid w:val="00B34537"/>
    <w:rsid w:val="00B35734"/>
    <w:rsid w:val="00B359C6"/>
    <w:rsid w:val="00B364D0"/>
    <w:rsid w:val="00B36861"/>
    <w:rsid w:val="00B36997"/>
    <w:rsid w:val="00B379DE"/>
    <w:rsid w:val="00B37A21"/>
    <w:rsid w:val="00B40955"/>
    <w:rsid w:val="00B41866"/>
    <w:rsid w:val="00B437C4"/>
    <w:rsid w:val="00B43B61"/>
    <w:rsid w:val="00B44B08"/>
    <w:rsid w:val="00B4563F"/>
    <w:rsid w:val="00B46EA1"/>
    <w:rsid w:val="00B501BD"/>
    <w:rsid w:val="00B5248B"/>
    <w:rsid w:val="00B5312A"/>
    <w:rsid w:val="00B536DC"/>
    <w:rsid w:val="00B54774"/>
    <w:rsid w:val="00B55744"/>
    <w:rsid w:val="00B55C53"/>
    <w:rsid w:val="00B55C9F"/>
    <w:rsid w:val="00B56263"/>
    <w:rsid w:val="00B562AF"/>
    <w:rsid w:val="00B56444"/>
    <w:rsid w:val="00B60BFD"/>
    <w:rsid w:val="00B60CA4"/>
    <w:rsid w:val="00B61341"/>
    <w:rsid w:val="00B6317F"/>
    <w:rsid w:val="00B64590"/>
    <w:rsid w:val="00B64EE4"/>
    <w:rsid w:val="00B65447"/>
    <w:rsid w:val="00B66946"/>
    <w:rsid w:val="00B702F2"/>
    <w:rsid w:val="00B70E84"/>
    <w:rsid w:val="00B727A2"/>
    <w:rsid w:val="00B738C8"/>
    <w:rsid w:val="00B7749F"/>
    <w:rsid w:val="00B778CA"/>
    <w:rsid w:val="00B815E3"/>
    <w:rsid w:val="00B83438"/>
    <w:rsid w:val="00B83F81"/>
    <w:rsid w:val="00B8616A"/>
    <w:rsid w:val="00B86AE4"/>
    <w:rsid w:val="00B903CA"/>
    <w:rsid w:val="00B92514"/>
    <w:rsid w:val="00B93EDD"/>
    <w:rsid w:val="00B94F0D"/>
    <w:rsid w:val="00B96194"/>
    <w:rsid w:val="00B9658E"/>
    <w:rsid w:val="00B97268"/>
    <w:rsid w:val="00B976B3"/>
    <w:rsid w:val="00B97852"/>
    <w:rsid w:val="00BA0204"/>
    <w:rsid w:val="00BA04CE"/>
    <w:rsid w:val="00BA0CC3"/>
    <w:rsid w:val="00BA0F49"/>
    <w:rsid w:val="00BA15BC"/>
    <w:rsid w:val="00BA200C"/>
    <w:rsid w:val="00BA2285"/>
    <w:rsid w:val="00BA3FE8"/>
    <w:rsid w:val="00BA48C7"/>
    <w:rsid w:val="00BB0C0F"/>
    <w:rsid w:val="00BB0C69"/>
    <w:rsid w:val="00BB0E5E"/>
    <w:rsid w:val="00BB2E6A"/>
    <w:rsid w:val="00BB3D96"/>
    <w:rsid w:val="00BB4389"/>
    <w:rsid w:val="00BB4625"/>
    <w:rsid w:val="00BB6BA8"/>
    <w:rsid w:val="00BC1080"/>
    <w:rsid w:val="00BC121E"/>
    <w:rsid w:val="00BC14C1"/>
    <w:rsid w:val="00BC38C2"/>
    <w:rsid w:val="00BC4DB1"/>
    <w:rsid w:val="00BC574C"/>
    <w:rsid w:val="00BC5E5C"/>
    <w:rsid w:val="00BC6094"/>
    <w:rsid w:val="00BD1455"/>
    <w:rsid w:val="00BD1B95"/>
    <w:rsid w:val="00BD2A12"/>
    <w:rsid w:val="00BD34C4"/>
    <w:rsid w:val="00BD3EEA"/>
    <w:rsid w:val="00BD4B60"/>
    <w:rsid w:val="00BD5A73"/>
    <w:rsid w:val="00BD7420"/>
    <w:rsid w:val="00BD78B7"/>
    <w:rsid w:val="00BD7B9C"/>
    <w:rsid w:val="00BD7BD2"/>
    <w:rsid w:val="00BE2441"/>
    <w:rsid w:val="00BE2790"/>
    <w:rsid w:val="00BE3409"/>
    <w:rsid w:val="00BE3695"/>
    <w:rsid w:val="00BE5F3E"/>
    <w:rsid w:val="00BE6AD2"/>
    <w:rsid w:val="00BF05B8"/>
    <w:rsid w:val="00BF1CED"/>
    <w:rsid w:val="00BF2157"/>
    <w:rsid w:val="00BF3C85"/>
    <w:rsid w:val="00BF46DF"/>
    <w:rsid w:val="00BF47FB"/>
    <w:rsid w:val="00BF4E14"/>
    <w:rsid w:val="00BF4EA2"/>
    <w:rsid w:val="00BF65DE"/>
    <w:rsid w:val="00BF73CB"/>
    <w:rsid w:val="00C007E1"/>
    <w:rsid w:val="00C018CF"/>
    <w:rsid w:val="00C01CA9"/>
    <w:rsid w:val="00C02ADE"/>
    <w:rsid w:val="00C033DC"/>
    <w:rsid w:val="00C035E9"/>
    <w:rsid w:val="00C038BF"/>
    <w:rsid w:val="00C06202"/>
    <w:rsid w:val="00C07089"/>
    <w:rsid w:val="00C10440"/>
    <w:rsid w:val="00C11AC6"/>
    <w:rsid w:val="00C13E18"/>
    <w:rsid w:val="00C144D3"/>
    <w:rsid w:val="00C14B48"/>
    <w:rsid w:val="00C15B71"/>
    <w:rsid w:val="00C16598"/>
    <w:rsid w:val="00C201DB"/>
    <w:rsid w:val="00C20B55"/>
    <w:rsid w:val="00C211F2"/>
    <w:rsid w:val="00C2311B"/>
    <w:rsid w:val="00C23FEE"/>
    <w:rsid w:val="00C25247"/>
    <w:rsid w:val="00C26110"/>
    <w:rsid w:val="00C27F66"/>
    <w:rsid w:val="00C30DAE"/>
    <w:rsid w:val="00C3252C"/>
    <w:rsid w:val="00C3316B"/>
    <w:rsid w:val="00C33DCC"/>
    <w:rsid w:val="00C35464"/>
    <w:rsid w:val="00C35EA4"/>
    <w:rsid w:val="00C371D6"/>
    <w:rsid w:val="00C37438"/>
    <w:rsid w:val="00C40337"/>
    <w:rsid w:val="00C40835"/>
    <w:rsid w:val="00C40C62"/>
    <w:rsid w:val="00C41DA4"/>
    <w:rsid w:val="00C41DED"/>
    <w:rsid w:val="00C436E5"/>
    <w:rsid w:val="00C441ED"/>
    <w:rsid w:val="00C44920"/>
    <w:rsid w:val="00C45993"/>
    <w:rsid w:val="00C45D82"/>
    <w:rsid w:val="00C50AF5"/>
    <w:rsid w:val="00C50FE9"/>
    <w:rsid w:val="00C51813"/>
    <w:rsid w:val="00C5307D"/>
    <w:rsid w:val="00C5367E"/>
    <w:rsid w:val="00C542C5"/>
    <w:rsid w:val="00C542DB"/>
    <w:rsid w:val="00C56EA4"/>
    <w:rsid w:val="00C57755"/>
    <w:rsid w:val="00C579EB"/>
    <w:rsid w:val="00C605A8"/>
    <w:rsid w:val="00C605EB"/>
    <w:rsid w:val="00C60CEF"/>
    <w:rsid w:val="00C61955"/>
    <w:rsid w:val="00C61DF2"/>
    <w:rsid w:val="00C61FA0"/>
    <w:rsid w:val="00C63354"/>
    <w:rsid w:val="00C67A2B"/>
    <w:rsid w:val="00C702A9"/>
    <w:rsid w:val="00C702D7"/>
    <w:rsid w:val="00C70B72"/>
    <w:rsid w:val="00C716A7"/>
    <w:rsid w:val="00C7207E"/>
    <w:rsid w:val="00C729A7"/>
    <w:rsid w:val="00C749E8"/>
    <w:rsid w:val="00C74CA8"/>
    <w:rsid w:val="00C75076"/>
    <w:rsid w:val="00C7660B"/>
    <w:rsid w:val="00C801C7"/>
    <w:rsid w:val="00C80B5A"/>
    <w:rsid w:val="00C81329"/>
    <w:rsid w:val="00C83937"/>
    <w:rsid w:val="00C83BA6"/>
    <w:rsid w:val="00C83FC2"/>
    <w:rsid w:val="00C848C0"/>
    <w:rsid w:val="00C84968"/>
    <w:rsid w:val="00C84BA8"/>
    <w:rsid w:val="00C87CDB"/>
    <w:rsid w:val="00C90566"/>
    <w:rsid w:val="00C9077F"/>
    <w:rsid w:val="00C94137"/>
    <w:rsid w:val="00C951E1"/>
    <w:rsid w:val="00C95405"/>
    <w:rsid w:val="00C9574C"/>
    <w:rsid w:val="00C95D99"/>
    <w:rsid w:val="00C96776"/>
    <w:rsid w:val="00C96916"/>
    <w:rsid w:val="00C976CB"/>
    <w:rsid w:val="00C97ADA"/>
    <w:rsid w:val="00CA043F"/>
    <w:rsid w:val="00CA1D94"/>
    <w:rsid w:val="00CA291F"/>
    <w:rsid w:val="00CA3522"/>
    <w:rsid w:val="00CA3A4C"/>
    <w:rsid w:val="00CA4268"/>
    <w:rsid w:val="00CA433E"/>
    <w:rsid w:val="00CA44F3"/>
    <w:rsid w:val="00CA6019"/>
    <w:rsid w:val="00CA704D"/>
    <w:rsid w:val="00CA7F11"/>
    <w:rsid w:val="00CB1A57"/>
    <w:rsid w:val="00CB2569"/>
    <w:rsid w:val="00CB2727"/>
    <w:rsid w:val="00CB6821"/>
    <w:rsid w:val="00CB7070"/>
    <w:rsid w:val="00CB7A49"/>
    <w:rsid w:val="00CC30B2"/>
    <w:rsid w:val="00CC4FA6"/>
    <w:rsid w:val="00CC51A2"/>
    <w:rsid w:val="00CC524C"/>
    <w:rsid w:val="00CC6C9E"/>
    <w:rsid w:val="00CC7CDB"/>
    <w:rsid w:val="00CD016D"/>
    <w:rsid w:val="00CD0D4F"/>
    <w:rsid w:val="00CD0F56"/>
    <w:rsid w:val="00CD174D"/>
    <w:rsid w:val="00CD30E9"/>
    <w:rsid w:val="00CD32A0"/>
    <w:rsid w:val="00CD33F3"/>
    <w:rsid w:val="00CD53C7"/>
    <w:rsid w:val="00CD6EC5"/>
    <w:rsid w:val="00CD78AB"/>
    <w:rsid w:val="00CE00CF"/>
    <w:rsid w:val="00CE2266"/>
    <w:rsid w:val="00CE35E9"/>
    <w:rsid w:val="00CE55A2"/>
    <w:rsid w:val="00CE5AB3"/>
    <w:rsid w:val="00CE5E8C"/>
    <w:rsid w:val="00CE6181"/>
    <w:rsid w:val="00CE7BAD"/>
    <w:rsid w:val="00CE7E4A"/>
    <w:rsid w:val="00CF0EDA"/>
    <w:rsid w:val="00CF303F"/>
    <w:rsid w:val="00CF32AE"/>
    <w:rsid w:val="00CF3318"/>
    <w:rsid w:val="00CF3ABF"/>
    <w:rsid w:val="00CF3E21"/>
    <w:rsid w:val="00CF42D5"/>
    <w:rsid w:val="00CF47EC"/>
    <w:rsid w:val="00CF58E7"/>
    <w:rsid w:val="00CF5C19"/>
    <w:rsid w:val="00CF65BC"/>
    <w:rsid w:val="00CF77A6"/>
    <w:rsid w:val="00D00FA5"/>
    <w:rsid w:val="00D01B22"/>
    <w:rsid w:val="00D06C74"/>
    <w:rsid w:val="00D103F3"/>
    <w:rsid w:val="00D11793"/>
    <w:rsid w:val="00D118B6"/>
    <w:rsid w:val="00D11980"/>
    <w:rsid w:val="00D12680"/>
    <w:rsid w:val="00D13B9B"/>
    <w:rsid w:val="00D13BCB"/>
    <w:rsid w:val="00D13E42"/>
    <w:rsid w:val="00D14607"/>
    <w:rsid w:val="00D14AC7"/>
    <w:rsid w:val="00D15F3A"/>
    <w:rsid w:val="00D1754A"/>
    <w:rsid w:val="00D209B2"/>
    <w:rsid w:val="00D212D7"/>
    <w:rsid w:val="00D2214E"/>
    <w:rsid w:val="00D2217C"/>
    <w:rsid w:val="00D22D16"/>
    <w:rsid w:val="00D23FFD"/>
    <w:rsid w:val="00D2539B"/>
    <w:rsid w:val="00D25469"/>
    <w:rsid w:val="00D25D09"/>
    <w:rsid w:val="00D25E49"/>
    <w:rsid w:val="00D26CBD"/>
    <w:rsid w:val="00D304BA"/>
    <w:rsid w:val="00D30C14"/>
    <w:rsid w:val="00D31408"/>
    <w:rsid w:val="00D32242"/>
    <w:rsid w:val="00D3244F"/>
    <w:rsid w:val="00D3247E"/>
    <w:rsid w:val="00D335CD"/>
    <w:rsid w:val="00D33EE8"/>
    <w:rsid w:val="00D33FF2"/>
    <w:rsid w:val="00D3440C"/>
    <w:rsid w:val="00D348BE"/>
    <w:rsid w:val="00D35066"/>
    <w:rsid w:val="00D404B1"/>
    <w:rsid w:val="00D40A4C"/>
    <w:rsid w:val="00D41598"/>
    <w:rsid w:val="00D434FD"/>
    <w:rsid w:val="00D439C5"/>
    <w:rsid w:val="00D43B6A"/>
    <w:rsid w:val="00D43BF7"/>
    <w:rsid w:val="00D44157"/>
    <w:rsid w:val="00D44B96"/>
    <w:rsid w:val="00D4514A"/>
    <w:rsid w:val="00D45245"/>
    <w:rsid w:val="00D45C90"/>
    <w:rsid w:val="00D479AF"/>
    <w:rsid w:val="00D47A56"/>
    <w:rsid w:val="00D50DCC"/>
    <w:rsid w:val="00D51E40"/>
    <w:rsid w:val="00D526F0"/>
    <w:rsid w:val="00D534AC"/>
    <w:rsid w:val="00D54C7F"/>
    <w:rsid w:val="00D553CA"/>
    <w:rsid w:val="00D55507"/>
    <w:rsid w:val="00D560CD"/>
    <w:rsid w:val="00D56107"/>
    <w:rsid w:val="00D5658F"/>
    <w:rsid w:val="00D574AE"/>
    <w:rsid w:val="00D57A2C"/>
    <w:rsid w:val="00D57F3D"/>
    <w:rsid w:val="00D60307"/>
    <w:rsid w:val="00D60437"/>
    <w:rsid w:val="00D604FF"/>
    <w:rsid w:val="00D63502"/>
    <w:rsid w:val="00D635D0"/>
    <w:rsid w:val="00D6491C"/>
    <w:rsid w:val="00D656A4"/>
    <w:rsid w:val="00D66624"/>
    <w:rsid w:val="00D66745"/>
    <w:rsid w:val="00D723B3"/>
    <w:rsid w:val="00D7310F"/>
    <w:rsid w:val="00D73B25"/>
    <w:rsid w:val="00D73F89"/>
    <w:rsid w:val="00D7576C"/>
    <w:rsid w:val="00D8290D"/>
    <w:rsid w:val="00D84240"/>
    <w:rsid w:val="00D84811"/>
    <w:rsid w:val="00D8756F"/>
    <w:rsid w:val="00D87C06"/>
    <w:rsid w:val="00D87CF5"/>
    <w:rsid w:val="00D87FD1"/>
    <w:rsid w:val="00D90D30"/>
    <w:rsid w:val="00D914E6"/>
    <w:rsid w:val="00D91593"/>
    <w:rsid w:val="00D9162D"/>
    <w:rsid w:val="00D93236"/>
    <w:rsid w:val="00D94395"/>
    <w:rsid w:val="00D944DF"/>
    <w:rsid w:val="00D94DE8"/>
    <w:rsid w:val="00D94E39"/>
    <w:rsid w:val="00D9501B"/>
    <w:rsid w:val="00D9750B"/>
    <w:rsid w:val="00DA0201"/>
    <w:rsid w:val="00DA09C5"/>
    <w:rsid w:val="00DA13D7"/>
    <w:rsid w:val="00DA1C40"/>
    <w:rsid w:val="00DA1ECC"/>
    <w:rsid w:val="00DA2479"/>
    <w:rsid w:val="00DA4871"/>
    <w:rsid w:val="00DA4FF8"/>
    <w:rsid w:val="00DA5891"/>
    <w:rsid w:val="00DA5D28"/>
    <w:rsid w:val="00DA5EF9"/>
    <w:rsid w:val="00DA6B17"/>
    <w:rsid w:val="00DA71E1"/>
    <w:rsid w:val="00DA7646"/>
    <w:rsid w:val="00DA76D6"/>
    <w:rsid w:val="00DA7AAC"/>
    <w:rsid w:val="00DA7DB2"/>
    <w:rsid w:val="00DB0671"/>
    <w:rsid w:val="00DB11BF"/>
    <w:rsid w:val="00DB26E2"/>
    <w:rsid w:val="00DB41E4"/>
    <w:rsid w:val="00DB46F6"/>
    <w:rsid w:val="00DB49E8"/>
    <w:rsid w:val="00DB4E9B"/>
    <w:rsid w:val="00DB549A"/>
    <w:rsid w:val="00DB5EC4"/>
    <w:rsid w:val="00DB5EEC"/>
    <w:rsid w:val="00DB69CE"/>
    <w:rsid w:val="00DB769E"/>
    <w:rsid w:val="00DC0E10"/>
    <w:rsid w:val="00DC1BF2"/>
    <w:rsid w:val="00DC2A05"/>
    <w:rsid w:val="00DC4145"/>
    <w:rsid w:val="00DC4552"/>
    <w:rsid w:val="00DC4C1D"/>
    <w:rsid w:val="00DC50CA"/>
    <w:rsid w:val="00DC5378"/>
    <w:rsid w:val="00DC5C46"/>
    <w:rsid w:val="00DC5FD2"/>
    <w:rsid w:val="00DC6D24"/>
    <w:rsid w:val="00DD0292"/>
    <w:rsid w:val="00DD0648"/>
    <w:rsid w:val="00DD11CC"/>
    <w:rsid w:val="00DD1203"/>
    <w:rsid w:val="00DD1F37"/>
    <w:rsid w:val="00DD36DC"/>
    <w:rsid w:val="00DD4ECF"/>
    <w:rsid w:val="00DD62DC"/>
    <w:rsid w:val="00DD78DF"/>
    <w:rsid w:val="00DE0106"/>
    <w:rsid w:val="00DE07AF"/>
    <w:rsid w:val="00DE0DC6"/>
    <w:rsid w:val="00DE199B"/>
    <w:rsid w:val="00DE1F6A"/>
    <w:rsid w:val="00DE2964"/>
    <w:rsid w:val="00DE3757"/>
    <w:rsid w:val="00DE3B07"/>
    <w:rsid w:val="00DE4AA9"/>
    <w:rsid w:val="00DE4FC4"/>
    <w:rsid w:val="00DE555A"/>
    <w:rsid w:val="00DE5F00"/>
    <w:rsid w:val="00DE6711"/>
    <w:rsid w:val="00DE6934"/>
    <w:rsid w:val="00DE6A0B"/>
    <w:rsid w:val="00DE7B55"/>
    <w:rsid w:val="00DE7FD8"/>
    <w:rsid w:val="00DF0677"/>
    <w:rsid w:val="00DF0966"/>
    <w:rsid w:val="00DF14ED"/>
    <w:rsid w:val="00DF17FA"/>
    <w:rsid w:val="00DF1C98"/>
    <w:rsid w:val="00DF1F9C"/>
    <w:rsid w:val="00DF3014"/>
    <w:rsid w:val="00DF35BA"/>
    <w:rsid w:val="00DF4BC7"/>
    <w:rsid w:val="00DF573A"/>
    <w:rsid w:val="00DF676B"/>
    <w:rsid w:val="00E0083D"/>
    <w:rsid w:val="00E01A97"/>
    <w:rsid w:val="00E01D83"/>
    <w:rsid w:val="00E023DD"/>
    <w:rsid w:val="00E023E2"/>
    <w:rsid w:val="00E0240D"/>
    <w:rsid w:val="00E054E8"/>
    <w:rsid w:val="00E06AE5"/>
    <w:rsid w:val="00E06EC4"/>
    <w:rsid w:val="00E0777E"/>
    <w:rsid w:val="00E07B7F"/>
    <w:rsid w:val="00E101A7"/>
    <w:rsid w:val="00E119AD"/>
    <w:rsid w:val="00E11CEA"/>
    <w:rsid w:val="00E1206E"/>
    <w:rsid w:val="00E12863"/>
    <w:rsid w:val="00E12AD3"/>
    <w:rsid w:val="00E1400F"/>
    <w:rsid w:val="00E156C7"/>
    <w:rsid w:val="00E16214"/>
    <w:rsid w:val="00E17903"/>
    <w:rsid w:val="00E205A4"/>
    <w:rsid w:val="00E2098B"/>
    <w:rsid w:val="00E20DFB"/>
    <w:rsid w:val="00E21772"/>
    <w:rsid w:val="00E21B45"/>
    <w:rsid w:val="00E2312A"/>
    <w:rsid w:val="00E23430"/>
    <w:rsid w:val="00E244F4"/>
    <w:rsid w:val="00E246AF"/>
    <w:rsid w:val="00E24B14"/>
    <w:rsid w:val="00E262D9"/>
    <w:rsid w:val="00E2663D"/>
    <w:rsid w:val="00E2745D"/>
    <w:rsid w:val="00E31C81"/>
    <w:rsid w:val="00E3272D"/>
    <w:rsid w:val="00E32857"/>
    <w:rsid w:val="00E328B1"/>
    <w:rsid w:val="00E32E66"/>
    <w:rsid w:val="00E3412E"/>
    <w:rsid w:val="00E34750"/>
    <w:rsid w:val="00E34BBE"/>
    <w:rsid w:val="00E35216"/>
    <w:rsid w:val="00E36995"/>
    <w:rsid w:val="00E36D95"/>
    <w:rsid w:val="00E3781C"/>
    <w:rsid w:val="00E41590"/>
    <w:rsid w:val="00E43152"/>
    <w:rsid w:val="00E456CC"/>
    <w:rsid w:val="00E45E85"/>
    <w:rsid w:val="00E45EBF"/>
    <w:rsid w:val="00E46EEE"/>
    <w:rsid w:val="00E472E5"/>
    <w:rsid w:val="00E50551"/>
    <w:rsid w:val="00E505C3"/>
    <w:rsid w:val="00E512AE"/>
    <w:rsid w:val="00E5135D"/>
    <w:rsid w:val="00E519DF"/>
    <w:rsid w:val="00E52184"/>
    <w:rsid w:val="00E52436"/>
    <w:rsid w:val="00E531C4"/>
    <w:rsid w:val="00E534A0"/>
    <w:rsid w:val="00E5367B"/>
    <w:rsid w:val="00E53AF9"/>
    <w:rsid w:val="00E53E82"/>
    <w:rsid w:val="00E53F4F"/>
    <w:rsid w:val="00E555C7"/>
    <w:rsid w:val="00E55D8C"/>
    <w:rsid w:val="00E56656"/>
    <w:rsid w:val="00E56ABA"/>
    <w:rsid w:val="00E56C0B"/>
    <w:rsid w:val="00E56FEC"/>
    <w:rsid w:val="00E57F59"/>
    <w:rsid w:val="00E6037C"/>
    <w:rsid w:val="00E6094E"/>
    <w:rsid w:val="00E61F48"/>
    <w:rsid w:val="00E638CC"/>
    <w:rsid w:val="00E643B7"/>
    <w:rsid w:val="00E6493E"/>
    <w:rsid w:val="00E64DD2"/>
    <w:rsid w:val="00E654A7"/>
    <w:rsid w:val="00E65C0A"/>
    <w:rsid w:val="00E6614B"/>
    <w:rsid w:val="00E67EF8"/>
    <w:rsid w:val="00E7249D"/>
    <w:rsid w:val="00E733C4"/>
    <w:rsid w:val="00E73C1B"/>
    <w:rsid w:val="00E74C6B"/>
    <w:rsid w:val="00E75D35"/>
    <w:rsid w:val="00E764EC"/>
    <w:rsid w:val="00E76F72"/>
    <w:rsid w:val="00E77321"/>
    <w:rsid w:val="00E77EC6"/>
    <w:rsid w:val="00E81B0C"/>
    <w:rsid w:val="00E81C55"/>
    <w:rsid w:val="00E82B73"/>
    <w:rsid w:val="00E83ECB"/>
    <w:rsid w:val="00E84FB1"/>
    <w:rsid w:val="00E85507"/>
    <w:rsid w:val="00E8617D"/>
    <w:rsid w:val="00E8680A"/>
    <w:rsid w:val="00E876D2"/>
    <w:rsid w:val="00E87771"/>
    <w:rsid w:val="00E90BE1"/>
    <w:rsid w:val="00E912F7"/>
    <w:rsid w:val="00E91B9E"/>
    <w:rsid w:val="00E93561"/>
    <w:rsid w:val="00E94947"/>
    <w:rsid w:val="00E95434"/>
    <w:rsid w:val="00E95B18"/>
    <w:rsid w:val="00E964AA"/>
    <w:rsid w:val="00E96B0F"/>
    <w:rsid w:val="00EA0785"/>
    <w:rsid w:val="00EA1A0A"/>
    <w:rsid w:val="00EA3B0F"/>
    <w:rsid w:val="00EA413F"/>
    <w:rsid w:val="00EA6431"/>
    <w:rsid w:val="00EB02CF"/>
    <w:rsid w:val="00EB1A72"/>
    <w:rsid w:val="00EB29C3"/>
    <w:rsid w:val="00EB6665"/>
    <w:rsid w:val="00EC2169"/>
    <w:rsid w:val="00EC2178"/>
    <w:rsid w:val="00EC32AC"/>
    <w:rsid w:val="00EC70F5"/>
    <w:rsid w:val="00ED062C"/>
    <w:rsid w:val="00ED1B4D"/>
    <w:rsid w:val="00ED1D12"/>
    <w:rsid w:val="00ED2C3A"/>
    <w:rsid w:val="00ED2C5C"/>
    <w:rsid w:val="00ED3792"/>
    <w:rsid w:val="00ED46BA"/>
    <w:rsid w:val="00ED49A9"/>
    <w:rsid w:val="00ED57DD"/>
    <w:rsid w:val="00ED5B21"/>
    <w:rsid w:val="00ED5D2F"/>
    <w:rsid w:val="00ED6982"/>
    <w:rsid w:val="00EE0069"/>
    <w:rsid w:val="00EE0154"/>
    <w:rsid w:val="00EE135C"/>
    <w:rsid w:val="00EE24DA"/>
    <w:rsid w:val="00EE31B9"/>
    <w:rsid w:val="00EE3BAE"/>
    <w:rsid w:val="00EE3FEC"/>
    <w:rsid w:val="00EE5491"/>
    <w:rsid w:val="00EE57EA"/>
    <w:rsid w:val="00EE5E2D"/>
    <w:rsid w:val="00EE64CC"/>
    <w:rsid w:val="00EE669C"/>
    <w:rsid w:val="00EE68B1"/>
    <w:rsid w:val="00EE6ADD"/>
    <w:rsid w:val="00EF0266"/>
    <w:rsid w:val="00EF073A"/>
    <w:rsid w:val="00EF0CEA"/>
    <w:rsid w:val="00EF1F52"/>
    <w:rsid w:val="00EF2182"/>
    <w:rsid w:val="00EF2580"/>
    <w:rsid w:val="00EF2ACC"/>
    <w:rsid w:val="00EF3C13"/>
    <w:rsid w:val="00EF4EBA"/>
    <w:rsid w:val="00EF586D"/>
    <w:rsid w:val="00EF643B"/>
    <w:rsid w:val="00EF781D"/>
    <w:rsid w:val="00EF787D"/>
    <w:rsid w:val="00EF7BB9"/>
    <w:rsid w:val="00F00312"/>
    <w:rsid w:val="00F00D9B"/>
    <w:rsid w:val="00F0108E"/>
    <w:rsid w:val="00F0160B"/>
    <w:rsid w:val="00F019F1"/>
    <w:rsid w:val="00F01FFE"/>
    <w:rsid w:val="00F02306"/>
    <w:rsid w:val="00F02E2F"/>
    <w:rsid w:val="00F036C9"/>
    <w:rsid w:val="00F06DA1"/>
    <w:rsid w:val="00F06FEB"/>
    <w:rsid w:val="00F07682"/>
    <w:rsid w:val="00F11542"/>
    <w:rsid w:val="00F11729"/>
    <w:rsid w:val="00F117CF"/>
    <w:rsid w:val="00F12228"/>
    <w:rsid w:val="00F124B4"/>
    <w:rsid w:val="00F13839"/>
    <w:rsid w:val="00F15787"/>
    <w:rsid w:val="00F157DC"/>
    <w:rsid w:val="00F16664"/>
    <w:rsid w:val="00F2057F"/>
    <w:rsid w:val="00F20737"/>
    <w:rsid w:val="00F21202"/>
    <w:rsid w:val="00F2140F"/>
    <w:rsid w:val="00F2399B"/>
    <w:rsid w:val="00F24585"/>
    <w:rsid w:val="00F246C2"/>
    <w:rsid w:val="00F24847"/>
    <w:rsid w:val="00F2498F"/>
    <w:rsid w:val="00F24A8A"/>
    <w:rsid w:val="00F24D07"/>
    <w:rsid w:val="00F24D52"/>
    <w:rsid w:val="00F269FB"/>
    <w:rsid w:val="00F31659"/>
    <w:rsid w:val="00F31BAC"/>
    <w:rsid w:val="00F31FCC"/>
    <w:rsid w:val="00F32B0C"/>
    <w:rsid w:val="00F32CF4"/>
    <w:rsid w:val="00F32E46"/>
    <w:rsid w:val="00F33FA7"/>
    <w:rsid w:val="00F36362"/>
    <w:rsid w:val="00F36969"/>
    <w:rsid w:val="00F4015C"/>
    <w:rsid w:val="00F4041D"/>
    <w:rsid w:val="00F404B1"/>
    <w:rsid w:val="00F449CF"/>
    <w:rsid w:val="00F456AE"/>
    <w:rsid w:val="00F456E7"/>
    <w:rsid w:val="00F506F1"/>
    <w:rsid w:val="00F52A69"/>
    <w:rsid w:val="00F53061"/>
    <w:rsid w:val="00F53288"/>
    <w:rsid w:val="00F537FA"/>
    <w:rsid w:val="00F546EC"/>
    <w:rsid w:val="00F56408"/>
    <w:rsid w:val="00F57BA2"/>
    <w:rsid w:val="00F61488"/>
    <w:rsid w:val="00F63120"/>
    <w:rsid w:val="00F63B3C"/>
    <w:rsid w:val="00F6432E"/>
    <w:rsid w:val="00F65D4E"/>
    <w:rsid w:val="00F662F9"/>
    <w:rsid w:val="00F66750"/>
    <w:rsid w:val="00F70335"/>
    <w:rsid w:val="00F71932"/>
    <w:rsid w:val="00F71BEA"/>
    <w:rsid w:val="00F73DC6"/>
    <w:rsid w:val="00F7425A"/>
    <w:rsid w:val="00F747C2"/>
    <w:rsid w:val="00F754E3"/>
    <w:rsid w:val="00F75B0C"/>
    <w:rsid w:val="00F7691D"/>
    <w:rsid w:val="00F77E14"/>
    <w:rsid w:val="00F80194"/>
    <w:rsid w:val="00F80B8E"/>
    <w:rsid w:val="00F86B21"/>
    <w:rsid w:val="00F86E13"/>
    <w:rsid w:val="00F879DC"/>
    <w:rsid w:val="00F905F0"/>
    <w:rsid w:val="00F9101E"/>
    <w:rsid w:val="00F91B65"/>
    <w:rsid w:val="00F9295F"/>
    <w:rsid w:val="00F92CF9"/>
    <w:rsid w:val="00F92DDA"/>
    <w:rsid w:val="00F93D1A"/>
    <w:rsid w:val="00F93D26"/>
    <w:rsid w:val="00F957D3"/>
    <w:rsid w:val="00F960BA"/>
    <w:rsid w:val="00F9678D"/>
    <w:rsid w:val="00F96C20"/>
    <w:rsid w:val="00F97BD9"/>
    <w:rsid w:val="00F97DC6"/>
    <w:rsid w:val="00FA0136"/>
    <w:rsid w:val="00FA128A"/>
    <w:rsid w:val="00FA154D"/>
    <w:rsid w:val="00FA1725"/>
    <w:rsid w:val="00FA1B7B"/>
    <w:rsid w:val="00FA25F6"/>
    <w:rsid w:val="00FA5CFC"/>
    <w:rsid w:val="00FA64D8"/>
    <w:rsid w:val="00FA656F"/>
    <w:rsid w:val="00FA6843"/>
    <w:rsid w:val="00FA741B"/>
    <w:rsid w:val="00FB0408"/>
    <w:rsid w:val="00FB0646"/>
    <w:rsid w:val="00FB07F3"/>
    <w:rsid w:val="00FB088F"/>
    <w:rsid w:val="00FB4A63"/>
    <w:rsid w:val="00FB4E7E"/>
    <w:rsid w:val="00FB57B0"/>
    <w:rsid w:val="00FB61E9"/>
    <w:rsid w:val="00FB6D85"/>
    <w:rsid w:val="00FB7A1F"/>
    <w:rsid w:val="00FC0908"/>
    <w:rsid w:val="00FC1094"/>
    <w:rsid w:val="00FC2D0A"/>
    <w:rsid w:val="00FC30F2"/>
    <w:rsid w:val="00FC4261"/>
    <w:rsid w:val="00FC4524"/>
    <w:rsid w:val="00FC48BE"/>
    <w:rsid w:val="00FC498B"/>
    <w:rsid w:val="00FC4B7A"/>
    <w:rsid w:val="00FC7468"/>
    <w:rsid w:val="00FC75E4"/>
    <w:rsid w:val="00FC7715"/>
    <w:rsid w:val="00FD016F"/>
    <w:rsid w:val="00FD048F"/>
    <w:rsid w:val="00FD2856"/>
    <w:rsid w:val="00FD33E3"/>
    <w:rsid w:val="00FD3C34"/>
    <w:rsid w:val="00FD3C5D"/>
    <w:rsid w:val="00FD4562"/>
    <w:rsid w:val="00FD4A83"/>
    <w:rsid w:val="00FD4FB3"/>
    <w:rsid w:val="00FD54E8"/>
    <w:rsid w:val="00FD5B52"/>
    <w:rsid w:val="00FD665E"/>
    <w:rsid w:val="00FD697C"/>
    <w:rsid w:val="00FD6E29"/>
    <w:rsid w:val="00FE0A85"/>
    <w:rsid w:val="00FE12B6"/>
    <w:rsid w:val="00FE1525"/>
    <w:rsid w:val="00FE155D"/>
    <w:rsid w:val="00FE16F0"/>
    <w:rsid w:val="00FE1A5B"/>
    <w:rsid w:val="00FE1CE1"/>
    <w:rsid w:val="00FE2F15"/>
    <w:rsid w:val="00FE3F15"/>
    <w:rsid w:val="00FE4AEC"/>
    <w:rsid w:val="00FE4FDF"/>
    <w:rsid w:val="00FE50F8"/>
    <w:rsid w:val="00FE5603"/>
    <w:rsid w:val="00FF026D"/>
    <w:rsid w:val="00FF1427"/>
    <w:rsid w:val="00FF14FE"/>
    <w:rsid w:val="00FF1AD3"/>
    <w:rsid w:val="00FF1EB6"/>
    <w:rsid w:val="00FF1FAD"/>
    <w:rsid w:val="00FF25AE"/>
    <w:rsid w:val="00FF6549"/>
    <w:rsid w:val="00FF65FD"/>
    <w:rsid w:val="00FF6D9C"/>
    <w:rsid w:val="00FF6E9D"/>
    <w:rsid w:val="00FF783A"/>
    <w:rsid w:val="00FF7B9D"/>
    <w:rsid w:val="00FF7C10"/>
    <w:rsid w:val="0306A694"/>
    <w:rsid w:val="08AC8403"/>
    <w:rsid w:val="09329A36"/>
    <w:rsid w:val="09AF9943"/>
    <w:rsid w:val="0FA54169"/>
    <w:rsid w:val="131C3CFA"/>
    <w:rsid w:val="141E1ED9"/>
    <w:rsid w:val="147D6810"/>
    <w:rsid w:val="1754B4E4"/>
    <w:rsid w:val="18C73D03"/>
    <w:rsid w:val="1A61C952"/>
    <w:rsid w:val="1A893757"/>
    <w:rsid w:val="1BAD75F7"/>
    <w:rsid w:val="201D11CE"/>
    <w:rsid w:val="21177A8E"/>
    <w:rsid w:val="2521506D"/>
    <w:rsid w:val="265F03F2"/>
    <w:rsid w:val="2E114FB0"/>
    <w:rsid w:val="2EC65C13"/>
    <w:rsid w:val="30531239"/>
    <w:rsid w:val="3090C742"/>
    <w:rsid w:val="318CCD35"/>
    <w:rsid w:val="321DB740"/>
    <w:rsid w:val="323B8204"/>
    <w:rsid w:val="3476491A"/>
    <w:rsid w:val="3BEE10F8"/>
    <w:rsid w:val="3C1796B7"/>
    <w:rsid w:val="3E491A14"/>
    <w:rsid w:val="3F8C2530"/>
    <w:rsid w:val="406CA93C"/>
    <w:rsid w:val="42FE688A"/>
    <w:rsid w:val="430B7B98"/>
    <w:rsid w:val="48ABCB57"/>
    <w:rsid w:val="495F298E"/>
    <w:rsid w:val="4B16FB53"/>
    <w:rsid w:val="4D5E8471"/>
    <w:rsid w:val="4ED7AD01"/>
    <w:rsid w:val="4F3E34F5"/>
    <w:rsid w:val="4FF85E8E"/>
    <w:rsid w:val="50B54F8E"/>
    <w:rsid w:val="50D18005"/>
    <w:rsid w:val="51EA60E3"/>
    <w:rsid w:val="556CC79B"/>
    <w:rsid w:val="557BF416"/>
    <w:rsid w:val="569C8703"/>
    <w:rsid w:val="56FCE85C"/>
    <w:rsid w:val="59802F8E"/>
    <w:rsid w:val="5B4ED3B3"/>
    <w:rsid w:val="5BEBABF6"/>
    <w:rsid w:val="5C8253CF"/>
    <w:rsid w:val="60ABFC69"/>
    <w:rsid w:val="634C0B37"/>
    <w:rsid w:val="6461080C"/>
    <w:rsid w:val="6562E572"/>
    <w:rsid w:val="667A8DB6"/>
    <w:rsid w:val="684FB6F7"/>
    <w:rsid w:val="69060647"/>
    <w:rsid w:val="6ADEE0BA"/>
    <w:rsid w:val="6F963EC1"/>
    <w:rsid w:val="6FBBBCBC"/>
    <w:rsid w:val="701394BC"/>
    <w:rsid w:val="709F138B"/>
    <w:rsid w:val="759BA813"/>
    <w:rsid w:val="764865A3"/>
    <w:rsid w:val="781AF0BE"/>
    <w:rsid w:val="7AEFF133"/>
    <w:rsid w:val="7BAB14C6"/>
    <w:rsid w:val="7CDD32B1"/>
    <w:rsid w:val="7CFFA53D"/>
    <w:rsid w:val="7D09B4C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EBE5B9"/>
  <w15:docId w15:val="{9BBD4C50-FE97-4DBC-B369-AE5D9F87B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9574C"/>
    <w:rPr>
      <w:rFonts w:ascii="Arial" w:hAnsi="Arial"/>
      <w:lang w:val="en-US" w:eastAsia="es-ES"/>
    </w:rPr>
  </w:style>
  <w:style w:type="paragraph" w:styleId="Heading1">
    <w:name w:val="heading 1"/>
    <w:aliases w:val="HD1"/>
    <w:basedOn w:val="Normal"/>
    <w:next w:val="BodyText"/>
    <w:link w:val="Heading1Char"/>
    <w:uiPriority w:val="9"/>
    <w:qFormat/>
    <w:rsid w:val="00C9574C"/>
    <w:pPr>
      <w:keepNext/>
      <w:keepLines/>
      <w:pageBreakBefore/>
      <w:numPr>
        <w:numId w:val="1"/>
      </w:numPr>
      <w:pBdr>
        <w:top w:val="single" w:sz="48" w:space="1" w:color="ACACAC"/>
      </w:pBdr>
      <w:tabs>
        <w:tab w:val="left" w:pos="2520"/>
      </w:tabs>
      <w:spacing w:before="120" w:after="240"/>
      <w:ind w:right="720"/>
      <w:outlineLvl w:val="0"/>
    </w:pPr>
    <w:rPr>
      <w:b/>
      <w:caps/>
      <w:sz w:val="28"/>
    </w:rPr>
  </w:style>
  <w:style w:type="paragraph" w:styleId="Heading2">
    <w:name w:val="heading 2"/>
    <w:aliases w:val="HD2"/>
    <w:basedOn w:val="BodyText"/>
    <w:next w:val="BodyText"/>
    <w:link w:val="Heading2Char"/>
    <w:uiPriority w:val="9"/>
    <w:qFormat/>
    <w:rsid w:val="00C9574C"/>
    <w:pPr>
      <w:keepNext/>
      <w:keepLines/>
      <w:numPr>
        <w:ilvl w:val="1"/>
        <w:numId w:val="1"/>
      </w:numPr>
      <w:pBdr>
        <w:top w:val="single" w:sz="48" w:space="1" w:color="ACACAC"/>
      </w:pBdr>
      <w:spacing w:before="240" w:line="300" w:lineRule="auto"/>
      <w:ind w:right="2835"/>
      <w:outlineLvl w:val="1"/>
    </w:pPr>
    <w:rPr>
      <w:b/>
      <w:sz w:val="28"/>
    </w:rPr>
  </w:style>
  <w:style w:type="paragraph" w:styleId="Heading3">
    <w:name w:val="heading 3"/>
    <w:basedOn w:val="BodyText"/>
    <w:next w:val="BodyText"/>
    <w:link w:val="Heading3Char"/>
    <w:uiPriority w:val="9"/>
    <w:qFormat/>
    <w:rsid w:val="00C9574C"/>
    <w:pPr>
      <w:keepNext/>
      <w:keepLines/>
      <w:numPr>
        <w:ilvl w:val="2"/>
        <w:numId w:val="1"/>
      </w:numPr>
      <w:outlineLvl w:val="2"/>
    </w:pPr>
    <w:rPr>
      <w:b/>
      <w:caps/>
      <w:sz w:val="24"/>
    </w:rPr>
  </w:style>
  <w:style w:type="paragraph" w:styleId="Heading4">
    <w:name w:val="heading 4"/>
    <w:basedOn w:val="BodyText"/>
    <w:next w:val="BodyText"/>
    <w:link w:val="Heading4Char"/>
    <w:uiPriority w:val="9"/>
    <w:qFormat/>
    <w:rsid w:val="00C9574C"/>
    <w:pPr>
      <w:keepNext/>
      <w:keepLines/>
      <w:numPr>
        <w:ilvl w:val="3"/>
        <w:numId w:val="1"/>
      </w:numPr>
      <w:tabs>
        <w:tab w:val="center" w:pos="6480"/>
        <w:tab w:val="right" w:pos="10440"/>
      </w:tabs>
      <w:outlineLvl w:val="3"/>
    </w:pPr>
    <w:rPr>
      <w:b/>
      <w:sz w:val="24"/>
    </w:rPr>
  </w:style>
  <w:style w:type="paragraph" w:styleId="Heading5">
    <w:name w:val="heading 5"/>
    <w:basedOn w:val="BodyText"/>
    <w:next w:val="BodyText"/>
    <w:link w:val="Heading5Char"/>
    <w:uiPriority w:val="9"/>
    <w:qFormat/>
    <w:rsid w:val="00C9574C"/>
    <w:pPr>
      <w:keepNext/>
      <w:keepLines/>
      <w:numPr>
        <w:ilvl w:val="4"/>
        <w:numId w:val="1"/>
      </w:numPr>
      <w:outlineLvl w:val="4"/>
    </w:pPr>
    <w:rPr>
      <w:b/>
      <w:caps/>
    </w:rPr>
  </w:style>
  <w:style w:type="paragraph" w:styleId="Heading6">
    <w:name w:val="heading 6"/>
    <w:basedOn w:val="BodyText"/>
    <w:next w:val="BodyText"/>
    <w:link w:val="Heading6Char"/>
    <w:uiPriority w:val="9"/>
    <w:qFormat/>
    <w:rsid w:val="00C9574C"/>
    <w:pPr>
      <w:keepNext/>
      <w:numPr>
        <w:ilvl w:val="5"/>
        <w:numId w:val="1"/>
      </w:numPr>
      <w:spacing w:line="300" w:lineRule="auto"/>
      <w:outlineLvl w:val="5"/>
    </w:pPr>
    <w:rPr>
      <w:b/>
    </w:rPr>
  </w:style>
  <w:style w:type="paragraph" w:styleId="Heading7">
    <w:name w:val="heading 7"/>
    <w:basedOn w:val="Normal"/>
    <w:next w:val="NormalIndent"/>
    <w:link w:val="Heading7Char"/>
    <w:uiPriority w:val="9"/>
    <w:qFormat/>
    <w:rsid w:val="00C9574C"/>
    <w:pPr>
      <w:keepNext/>
      <w:numPr>
        <w:ilvl w:val="6"/>
        <w:numId w:val="1"/>
      </w:numPr>
      <w:spacing w:before="120" w:after="120" w:line="300" w:lineRule="auto"/>
      <w:outlineLvl w:val="6"/>
    </w:pPr>
    <w:rPr>
      <w:rFonts w:ascii="Times" w:hAnsi="Times"/>
      <w:i/>
    </w:rPr>
  </w:style>
  <w:style w:type="paragraph" w:styleId="Heading8">
    <w:name w:val="heading 8"/>
    <w:basedOn w:val="BodyText"/>
    <w:next w:val="BodyText"/>
    <w:link w:val="Heading8Char"/>
    <w:qFormat/>
    <w:rsid w:val="00C9574C"/>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C9574C"/>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qFormat/>
    <w:rsid w:val="00C9574C"/>
    <w:pPr>
      <w:spacing w:before="120" w:after="120"/>
      <w:ind w:left="1440"/>
    </w:pPr>
  </w:style>
  <w:style w:type="paragraph" w:styleId="NormalIndent">
    <w:name w:val="Normal Indent"/>
    <w:basedOn w:val="Normal"/>
    <w:rsid w:val="00C9574C"/>
    <w:pPr>
      <w:ind w:left="720"/>
    </w:pPr>
  </w:style>
  <w:style w:type="paragraph" w:styleId="TOC3">
    <w:name w:val="toc 3"/>
    <w:basedOn w:val="Normal"/>
    <w:next w:val="Normal"/>
    <w:rsid w:val="00C9574C"/>
    <w:pPr>
      <w:tabs>
        <w:tab w:val="right" w:leader="dot" w:pos="10080"/>
      </w:tabs>
      <w:ind w:left="2549"/>
    </w:pPr>
  </w:style>
  <w:style w:type="paragraph" w:styleId="TOC2">
    <w:name w:val="toc 2"/>
    <w:basedOn w:val="Normal"/>
    <w:next w:val="Normal"/>
    <w:uiPriority w:val="39"/>
    <w:rsid w:val="00C9574C"/>
    <w:pPr>
      <w:tabs>
        <w:tab w:val="right" w:leader="dot" w:pos="10080"/>
      </w:tabs>
      <w:ind w:left="1440"/>
    </w:pPr>
  </w:style>
  <w:style w:type="paragraph" w:styleId="Footer">
    <w:name w:val="footer"/>
    <w:basedOn w:val="Normal"/>
    <w:link w:val="FooterChar"/>
    <w:rsid w:val="00C9574C"/>
    <w:pPr>
      <w:tabs>
        <w:tab w:val="right" w:pos="7920"/>
      </w:tabs>
    </w:pPr>
    <w:rPr>
      <w:sz w:val="16"/>
    </w:rPr>
  </w:style>
  <w:style w:type="paragraph" w:styleId="Header">
    <w:name w:val="header"/>
    <w:basedOn w:val="Normal"/>
    <w:link w:val="HeaderChar"/>
    <w:rsid w:val="00C9574C"/>
    <w:pPr>
      <w:tabs>
        <w:tab w:val="right" w:pos="10440"/>
      </w:tabs>
    </w:pPr>
    <w:rPr>
      <w:sz w:val="16"/>
    </w:rPr>
  </w:style>
  <w:style w:type="paragraph" w:styleId="Title">
    <w:name w:val="Title"/>
    <w:basedOn w:val="Normal"/>
    <w:link w:val="TitleChar"/>
    <w:qFormat/>
    <w:rsid w:val="00C9574C"/>
    <w:pPr>
      <w:keepLines/>
      <w:ind w:right="720"/>
    </w:pPr>
    <w:rPr>
      <w:sz w:val="48"/>
    </w:rPr>
  </w:style>
  <w:style w:type="paragraph" w:customStyle="1" w:styleId="TableText">
    <w:name w:val="Table Text"/>
    <w:basedOn w:val="Normal"/>
    <w:link w:val="TableTextChar"/>
    <w:rsid w:val="00C9574C"/>
    <w:pPr>
      <w:keepLines/>
    </w:pPr>
    <w:rPr>
      <w:sz w:val="16"/>
    </w:rPr>
  </w:style>
  <w:style w:type="paragraph" w:customStyle="1" w:styleId="HeadingBar">
    <w:name w:val="Heading Bar"/>
    <w:basedOn w:val="Normal"/>
    <w:next w:val="Heading3"/>
    <w:rsid w:val="00C9574C"/>
    <w:pPr>
      <w:keepNext/>
      <w:keepLines/>
      <w:shd w:val="solid" w:color="ACACAC" w:fill="ACACAC"/>
      <w:spacing w:before="240"/>
      <w:ind w:right="7920"/>
    </w:pPr>
    <w:rPr>
      <w:color w:val="FFFFFF"/>
      <w:sz w:val="8"/>
    </w:rPr>
  </w:style>
  <w:style w:type="paragraph" w:customStyle="1" w:styleId="TitleBar">
    <w:name w:val="Title Bar"/>
    <w:basedOn w:val="Normal"/>
    <w:rsid w:val="00C9574C"/>
    <w:pPr>
      <w:keepNext/>
      <w:pageBreakBefore/>
      <w:shd w:val="solid" w:color="ACACAC" w:fill="auto"/>
      <w:spacing w:before="1680"/>
      <w:ind w:left="1440" w:right="720"/>
    </w:pPr>
    <w:rPr>
      <w:sz w:val="16"/>
    </w:rPr>
  </w:style>
  <w:style w:type="paragraph" w:customStyle="1" w:styleId="TOCHeading1">
    <w:name w:val="TOC Heading1"/>
    <w:basedOn w:val="Normal"/>
    <w:rsid w:val="00C9574C"/>
    <w:pPr>
      <w:keepNext/>
      <w:pageBreakBefore/>
      <w:pBdr>
        <w:top w:val="single" w:sz="48" w:space="26" w:color="ACACAC"/>
      </w:pBdr>
      <w:spacing w:before="960" w:after="960"/>
      <w:ind w:left="1440"/>
    </w:pPr>
    <w:rPr>
      <w:sz w:val="36"/>
    </w:rPr>
  </w:style>
  <w:style w:type="character" w:customStyle="1" w:styleId="HighlightedVariable">
    <w:name w:val="Highlighted Variable"/>
    <w:rsid w:val="00C9574C"/>
    <w:rPr>
      <w:color w:val="13A3F7"/>
    </w:rPr>
  </w:style>
  <w:style w:type="paragraph" w:customStyle="1" w:styleId="TableHeading">
    <w:name w:val="Table Heading"/>
    <w:basedOn w:val="TableText"/>
    <w:rsid w:val="00C9574C"/>
    <w:pPr>
      <w:spacing w:before="120" w:after="120"/>
    </w:pPr>
    <w:rPr>
      <w:b/>
    </w:rPr>
  </w:style>
  <w:style w:type="character" w:styleId="PageNumber">
    <w:name w:val="page number"/>
    <w:rsid w:val="00C9574C"/>
    <w:rPr>
      <w:rFonts w:ascii="Arial" w:hAnsi="Arial"/>
    </w:rPr>
  </w:style>
  <w:style w:type="paragraph" w:customStyle="1" w:styleId="RouteTitle">
    <w:name w:val="Route Title"/>
    <w:basedOn w:val="Normal"/>
    <w:rsid w:val="00C9574C"/>
    <w:pPr>
      <w:keepLines/>
      <w:spacing w:after="120"/>
      <w:ind w:left="1440" w:right="720"/>
    </w:pPr>
    <w:rPr>
      <w:sz w:val="36"/>
    </w:rPr>
  </w:style>
  <w:style w:type="paragraph" w:customStyle="1" w:styleId="Title-Major">
    <w:name w:val="Title-Major"/>
    <w:basedOn w:val="Title"/>
    <w:rsid w:val="00C9574C"/>
    <w:pPr>
      <w:ind w:left="1440"/>
    </w:pPr>
    <w:rPr>
      <w:smallCaps/>
    </w:rPr>
  </w:style>
  <w:style w:type="paragraph" w:customStyle="1" w:styleId="Note">
    <w:name w:val="Note"/>
    <w:basedOn w:val="BodyText"/>
    <w:rsid w:val="00C9574C"/>
    <w:pPr>
      <w:pBdr>
        <w:top w:val="single" w:sz="6" w:space="1" w:color="auto" w:shadow="1"/>
        <w:left w:val="single" w:sz="6" w:space="1" w:color="auto" w:shadow="1"/>
        <w:bottom w:val="single" w:sz="6" w:space="1" w:color="auto" w:shadow="1"/>
        <w:right w:val="single" w:sz="6" w:space="1" w:color="auto" w:shadow="1"/>
      </w:pBdr>
      <w:shd w:val="solid" w:color="13A3F7" w:fill="auto"/>
      <w:ind w:left="0" w:right="5041"/>
    </w:pPr>
    <w:rPr>
      <w:color w:val="FFFFFF"/>
    </w:rPr>
  </w:style>
  <w:style w:type="paragraph" w:customStyle="1" w:styleId="Bullet">
    <w:name w:val="Bullet"/>
    <w:basedOn w:val="BodyText"/>
    <w:rsid w:val="00C9574C"/>
    <w:pPr>
      <w:keepLines/>
      <w:numPr>
        <w:numId w:val="4"/>
      </w:numPr>
      <w:tabs>
        <w:tab w:val="left" w:pos="2520"/>
      </w:tabs>
      <w:spacing w:before="60" w:after="60"/>
    </w:pPr>
  </w:style>
  <w:style w:type="paragraph" w:customStyle="1" w:styleId="Checklist">
    <w:name w:val="Checklist"/>
    <w:basedOn w:val="BodyText"/>
    <w:rsid w:val="00C9574C"/>
    <w:pPr>
      <w:numPr>
        <w:numId w:val="3"/>
      </w:numPr>
    </w:pPr>
  </w:style>
  <w:style w:type="paragraph" w:customStyle="1" w:styleId="Subject">
    <w:name w:val="Subject"/>
    <w:basedOn w:val="BodyText"/>
    <w:rsid w:val="00C9574C"/>
    <w:rPr>
      <w:sz w:val="48"/>
    </w:rPr>
  </w:style>
  <w:style w:type="paragraph" w:customStyle="1" w:styleId="InfoBox">
    <w:name w:val="Info Box"/>
    <w:basedOn w:val="BodyText"/>
    <w:rsid w:val="00C9574C"/>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customStyle="1" w:styleId="NumberList">
    <w:name w:val="Number List"/>
    <w:basedOn w:val="NumberedList"/>
    <w:rsid w:val="00C9574C"/>
    <w:pPr>
      <w:numPr>
        <w:numId w:val="0"/>
      </w:numPr>
    </w:pPr>
  </w:style>
  <w:style w:type="paragraph" w:styleId="TOC1">
    <w:name w:val="toc 1"/>
    <w:basedOn w:val="Normal"/>
    <w:next w:val="Normal"/>
    <w:uiPriority w:val="39"/>
    <w:rsid w:val="00C9574C"/>
    <w:pPr>
      <w:keepNext/>
      <w:tabs>
        <w:tab w:val="right" w:leader="dot" w:pos="10080"/>
      </w:tabs>
      <w:spacing w:before="240" w:after="120"/>
      <w:ind w:left="1440"/>
    </w:pPr>
    <w:rPr>
      <w:b/>
    </w:rPr>
  </w:style>
  <w:style w:type="paragraph" w:styleId="TOC4">
    <w:name w:val="toc 4"/>
    <w:basedOn w:val="Normal"/>
    <w:next w:val="Normal"/>
    <w:semiHidden/>
    <w:rsid w:val="00C9574C"/>
    <w:pPr>
      <w:tabs>
        <w:tab w:val="right" w:leader="dot" w:pos="10080"/>
      </w:tabs>
      <w:ind w:left="3240"/>
    </w:pPr>
    <w:rPr>
      <w:sz w:val="18"/>
    </w:rPr>
  </w:style>
  <w:style w:type="paragraph" w:styleId="TOC5">
    <w:name w:val="toc 5"/>
    <w:basedOn w:val="Normal"/>
    <w:next w:val="Normal"/>
    <w:semiHidden/>
    <w:rsid w:val="00C9574C"/>
    <w:pPr>
      <w:tabs>
        <w:tab w:val="right" w:leader="dot" w:pos="10080"/>
      </w:tabs>
      <w:ind w:left="3600"/>
    </w:pPr>
    <w:rPr>
      <w:sz w:val="18"/>
    </w:rPr>
  </w:style>
  <w:style w:type="paragraph" w:customStyle="1" w:styleId="tty132">
    <w:name w:val="tty132"/>
    <w:basedOn w:val="Normal"/>
    <w:rsid w:val="00C9574C"/>
    <w:rPr>
      <w:rFonts w:ascii="Courier New" w:hAnsi="Courier New"/>
      <w:sz w:val="12"/>
    </w:rPr>
  </w:style>
  <w:style w:type="paragraph" w:customStyle="1" w:styleId="tty180">
    <w:name w:val="tty180"/>
    <w:basedOn w:val="Normal"/>
    <w:rsid w:val="00C9574C"/>
    <w:pPr>
      <w:ind w:right="-720"/>
    </w:pPr>
    <w:rPr>
      <w:rFonts w:ascii="Courier New" w:hAnsi="Courier New"/>
      <w:sz w:val="8"/>
    </w:rPr>
  </w:style>
  <w:style w:type="paragraph" w:customStyle="1" w:styleId="tty80">
    <w:name w:val="tty80"/>
    <w:basedOn w:val="Normal"/>
    <w:rsid w:val="00C9574C"/>
    <w:rPr>
      <w:rFonts w:ascii="Courier New" w:hAnsi="Courier New"/>
    </w:rPr>
  </w:style>
  <w:style w:type="paragraph" w:customStyle="1" w:styleId="tty80indent">
    <w:name w:val="tty80 indent"/>
    <w:basedOn w:val="tty80"/>
    <w:rsid w:val="00C9574C"/>
    <w:pPr>
      <w:ind w:left="2895"/>
    </w:pPr>
  </w:style>
  <w:style w:type="paragraph" w:customStyle="1" w:styleId="NoteWide">
    <w:name w:val="Note Wide"/>
    <w:basedOn w:val="Note"/>
    <w:rsid w:val="00C9574C"/>
    <w:pPr>
      <w:ind w:right="2160"/>
    </w:pPr>
  </w:style>
  <w:style w:type="table" w:styleId="TableGrid">
    <w:name w:val="Table Grid"/>
    <w:basedOn w:val="TableNormal"/>
    <w:rsid w:val="00C9574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Grid-Accent1">
    <w:name w:val="Light Grid Accent 1"/>
    <w:aliases w:val="Infor_Standard"/>
    <w:basedOn w:val="TableNormal"/>
    <w:uiPriority w:val="62"/>
    <w:rsid w:val="0080041B"/>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InforTable">
    <w:name w:val="Infor_Table"/>
    <w:basedOn w:val="TableNormal"/>
    <w:rsid w:val="0080041B"/>
    <w:tblPr/>
  </w:style>
  <w:style w:type="paragraph" w:customStyle="1" w:styleId="NumberedList">
    <w:name w:val="Numbered List"/>
    <w:basedOn w:val="Bullet"/>
    <w:rsid w:val="00C9574C"/>
    <w:pPr>
      <w:numPr>
        <w:numId w:val="2"/>
      </w:numPr>
      <w:tabs>
        <w:tab w:val="left" w:pos="2880"/>
      </w:tabs>
    </w:pPr>
  </w:style>
  <w:style w:type="paragraph" w:customStyle="1" w:styleId="Paragraph">
    <w:name w:val="Paragraph"/>
    <w:rsid w:val="00C9574C"/>
    <w:pPr>
      <w:spacing w:before="130" w:after="130" w:line="260" w:lineRule="exact"/>
    </w:pPr>
    <w:rPr>
      <w:rFonts w:ascii="Arial" w:eastAsia="Arial Unicode MS" w:hAnsi="Arial"/>
      <w:sz w:val="21"/>
      <w:szCs w:val="22"/>
      <w:lang w:val="en-US" w:eastAsia="en-US"/>
    </w:rPr>
  </w:style>
  <w:style w:type="paragraph" w:customStyle="1" w:styleId="CopyrightText">
    <w:name w:val="Copyright Text"/>
    <w:basedOn w:val="Paragraph"/>
    <w:rsid w:val="00C9574C"/>
    <w:pPr>
      <w:spacing w:before="70" w:after="70"/>
    </w:pPr>
    <w:rPr>
      <w:szCs w:val="21"/>
    </w:rPr>
  </w:style>
  <w:style w:type="paragraph" w:customStyle="1" w:styleId="HeadingCopyright">
    <w:name w:val="Heading Copyright"/>
    <w:basedOn w:val="Heading2"/>
    <w:next w:val="CopyrightText"/>
    <w:rsid w:val="00C9574C"/>
    <w:pPr>
      <w:numPr>
        <w:ilvl w:val="0"/>
        <w:numId w:val="0"/>
      </w:numPr>
      <w:pBdr>
        <w:top w:val="none" w:sz="0" w:space="0" w:color="auto"/>
      </w:pBdr>
      <w:spacing w:before="65" w:after="65" w:line="260" w:lineRule="exact"/>
      <w:ind w:right="0"/>
      <w:outlineLvl w:val="9"/>
    </w:pPr>
    <w:rPr>
      <w:rFonts w:eastAsia="Arial Unicode MS"/>
      <w:bCs/>
      <w:sz w:val="22"/>
      <w:szCs w:val="22"/>
      <w:lang w:eastAsia="en-US"/>
    </w:rPr>
  </w:style>
  <w:style w:type="paragraph" w:styleId="BalloonText">
    <w:name w:val="Balloon Text"/>
    <w:basedOn w:val="Normal"/>
    <w:link w:val="BalloonTextChar"/>
    <w:rsid w:val="00C9574C"/>
    <w:rPr>
      <w:rFonts w:ascii="Tahoma" w:hAnsi="Tahoma" w:cs="Tahoma"/>
      <w:sz w:val="16"/>
      <w:szCs w:val="16"/>
    </w:rPr>
  </w:style>
  <w:style w:type="character" w:customStyle="1" w:styleId="BalloonTextChar">
    <w:name w:val="Balloon Text Char"/>
    <w:link w:val="BalloonText"/>
    <w:rsid w:val="00C9574C"/>
    <w:rPr>
      <w:rFonts w:ascii="Tahoma" w:hAnsi="Tahoma" w:cs="Tahoma"/>
      <w:sz w:val="16"/>
      <w:szCs w:val="16"/>
      <w:lang w:val="en-US" w:eastAsia="es-ES"/>
    </w:rPr>
  </w:style>
  <w:style w:type="character" w:customStyle="1" w:styleId="TableTextChar">
    <w:name w:val="Table Text Char"/>
    <w:link w:val="TableText"/>
    <w:rsid w:val="005A6953"/>
    <w:rPr>
      <w:rFonts w:ascii="Arial" w:hAnsi="Arial"/>
      <w:sz w:val="16"/>
      <w:lang w:val="en-US" w:eastAsia="es-ES"/>
    </w:rPr>
  </w:style>
  <w:style w:type="table" w:styleId="LightList-Accent5">
    <w:name w:val="Light List Accent 5"/>
    <w:basedOn w:val="TableNormal"/>
    <w:uiPriority w:val="61"/>
    <w:rsid w:val="00C9574C"/>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MediumGrid3-Accent5">
    <w:name w:val="Medium Grid 3 Accent 5"/>
    <w:basedOn w:val="TableNormal"/>
    <w:uiPriority w:val="69"/>
    <w:rsid w:val="00C9574C"/>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TableGrid8">
    <w:name w:val="Table Grid 8"/>
    <w:basedOn w:val="TableNormal"/>
    <w:rsid w:val="003350D6"/>
    <w:pPr>
      <w:spacing w:before="120" w:after="120"/>
      <w:ind w:left="1440" w:right="567"/>
    </w:pPr>
    <w:rPr>
      <w:rFonts w:ascii="Arial" w:hAnsi="Arial"/>
      <w:sz w:val="16"/>
    </w:rPr>
    <w:tblPr>
      <w:tblStyleRowBandSize w:val="1"/>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rFonts w:ascii="Arial" w:hAnsi="Arial"/>
        <w:b/>
        <w:bCs/>
        <w:i w:val="0"/>
        <w:color w:val="FFFFFF"/>
        <w:sz w:val="20"/>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tblStylePr w:type="band1Horz">
      <w:rPr>
        <w:rFonts w:ascii="Arial" w:hAnsi="Arial"/>
        <w:sz w:val="16"/>
      </w:rPr>
    </w:tblStylePr>
    <w:tblStylePr w:type="band2Horz">
      <w:rPr>
        <w:rFonts w:ascii="Arial" w:hAnsi="Arial"/>
        <w:sz w:val="16"/>
      </w:rPr>
    </w:tblStylePr>
  </w:style>
  <w:style w:type="paragraph" w:customStyle="1" w:styleId="Copyright">
    <w:name w:val="Copyright"/>
    <w:uiPriority w:val="99"/>
    <w:rsid w:val="007057A9"/>
    <w:rPr>
      <w:rFonts w:ascii="Arial" w:hAnsi="Arial" w:cs="Arial"/>
      <w:bCs/>
      <w:kern w:val="32"/>
      <w:sz w:val="10"/>
      <w:szCs w:val="32"/>
      <w:lang w:val="en-US" w:eastAsia="en-US"/>
    </w:rPr>
  </w:style>
  <w:style w:type="paragraph" w:customStyle="1" w:styleId="CopyrightText0">
    <w:name w:val="Copyright © Text"/>
    <w:basedOn w:val="Normal"/>
    <w:uiPriority w:val="99"/>
    <w:rsid w:val="007057A9"/>
    <w:pPr>
      <w:widowControl w:val="0"/>
      <w:autoSpaceDE w:val="0"/>
      <w:autoSpaceDN w:val="0"/>
      <w:adjustRightInd w:val="0"/>
      <w:spacing w:line="140" w:lineRule="atLeast"/>
      <w:textAlignment w:val="center"/>
    </w:pPr>
    <w:rPr>
      <w:rFonts w:ascii="ProximaNova-Light" w:hAnsi="ProximaNova-Light" w:cs="ProximaNova-Light"/>
      <w:color w:val="000000"/>
      <w:spacing w:val="-1"/>
      <w:sz w:val="12"/>
      <w:szCs w:val="12"/>
      <w:lang w:eastAsia="en-US"/>
    </w:rPr>
  </w:style>
  <w:style w:type="paragraph" w:customStyle="1" w:styleId="TOCHeading2">
    <w:name w:val="TOC Heading2"/>
    <w:basedOn w:val="Normal"/>
    <w:rsid w:val="00CF3E21"/>
    <w:pPr>
      <w:keepNext/>
      <w:pageBreakBefore/>
      <w:pBdr>
        <w:top w:val="single" w:sz="48" w:space="26" w:color="002060"/>
      </w:pBdr>
      <w:spacing w:before="960" w:after="960"/>
      <w:ind w:left="1440"/>
    </w:pPr>
    <w:rPr>
      <w:sz w:val="36"/>
    </w:rPr>
  </w:style>
  <w:style w:type="paragraph" w:styleId="Subtitle">
    <w:name w:val="Subtitle"/>
    <w:basedOn w:val="Normal"/>
    <w:next w:val="Normal"/>
    <w:link w:val="SubtitleChar"/>
    <w:uiPriority w:val="11"/>
    <w:qFormat/>
    <w:rsid w:val="008305A9"/>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8305A9"/>
    <w:rPr>
      <w:rFonts w:asciiTheme="majorHAnsi" w:eastAsiaTheme="majorEastAsia" w:hAnsiTheme="majorHAnsi" w:cstheme="majorBidi"/>
      <w:i/>
      <w:iCs/>
      <w:color w:val="4F81BD" w:themeColor="accent1"/>
      <w:spacing w:val="15"/>
      <w:sz w:val="24"/>
      <w:szCs w:val="24"/>
      <w:lang w:val="en-US" w:eastAsia="es-ES"/>
    </w:rPr>
  </w:style>
  <w:style w:type="table" w:customStyle="1" w:styleId="InforTable0">
    <w:name w:val="Infor Table"/>
    <w:basedOn w:val="TableNormal"/>
    <w:uiPriority w:val="99"/>
    <w:rsid w:val="00C9574C"/>
    <w:pPr>
      <w:jc w:val="center"/>
    </w:pPr>
    <w:rPr>
      <w:rFonts w:ascii="Arial" w:eastAsiaTheme="minorEastAsia" w:hAnsi="Arial" w:cstheme="minorBidi"/>
      <w:sz w:val="16"/>
      <w:szCs w:val="22"/>
      <w:lang w:val="es-AR" w:eastAsia="es-AR"/>
    </w:rPr>
    <w:tblPr>
      <w:tblStyleRowBandSize w:val="1"/>
    </w:tblPr>
    <w:tcPr>
      <w:shd w:val="clear" w:color="auto" w:fill="auto"/>
      <w:vAlign w:val="center"/>
    </w:tcPr>
    <w:tblStylePr w:type="firstRow">
      <w:pPr>
        <w:wordWrap/>
        <w:jc w:val="left"/>
      </w:pPr>
      <w:rPr>
        <w:rFonts w:ascii="Arial" w:hAnsi="Arial"/>
        <w:b/>
        <w:color w:val="FFFFFF" w:themeColor="background1"/>
        <w:sz w:val="16"/>
      </w:rPr>
      <w:tblPr/>
      <w:tcPr>
        <w:tcBorders>
          <w:top w:val="single" w:sz="4" w:space="0" w:color="auto"/>
          <w:left w:val="single" w:sz="4" w:space="0" w:color="auto"/>
          <w:bottom w:val="single" w:sz="4" w:space="0" w:color="auto"/>
          <w:right w:val="single" w:sz="4" w:space="0" w:color="auto"/>
          <w:insideH w:val="nil"/>
          <w:insideV w:val="nil"/>
          <w:tl2br w:val="nil"/>
          <w:tr2bl w:val="nil"/>
        </w:tcBorders>
        <w:shd w:val="clear" w:color="auto" w:fill="13A3F7"/>
      </w:tcPr>
    </w:tblStylePr>
    <w:tblStylePr w:type="lastRow">
      <w:tblPr/>
      <w:tcPr>
        <w:tcBorders>
          <w:top w:val="single" w:sz="4" w:space="0" w:color="auto"/>
          <w:left w:val="single" w:sz="4" w:space="0" w:color="auto"/>
          <w:bottom w:val="single" w:sz="4" w:space="0" w:color="auto"/>
          <w:right w:val="single" w:sz="4" w:space="0" w:color="auto"/>
          <w:insideH w:val="single" w:sz="6" w:space="0" w:color="auto"/>
          <w:insideV w:val="single" w:sz="6" w:space="0" w:color="auto"/>
          <w:tl2br w:val="nil"/>
          <w:tr2bl w:val="nil"/>
        </w:tcBorders>
      </w:tcPr>
    </w:tblStylePr>
    <w:tblStylePr w:type="band1Horz">
      <w:pPr>
        <w:wordWrap/>
        <w:jc w:val="left"/>
      </w:pPr>
      <w:tblPr/>
      <w:tcPr>
        <w:tcBorders>
          <w:top w:val="single" w:sz="4" w:space="0" w:color="auto"/>
          <w:left w:val="single" w:sz="4" w:space="0" w:color="auto"/>
          <w:bottom w:val="single" w:sz="4" w:space="0" w:color="auto"/>
          <w:right w:val="single" w:sz="4" w:space="0" w:color="auto"/>
          <w:insideH w:val="single" w:sz="6" w:space="0" w:color="auto"/>
          <w:insideV w:val="single" w:sz="6" w:space="0" w:color="auto"/>
          <w:tl2br w:val="nil"/>
          <w:tr2bl w:val="nil"/>
        </w:tcBorders>
        <w:shd w:val="clear" w:color="auto" w:fill="E8E8E8"/>
      </w:tcPr>
    </w:tblStylePr>
    <w:tblStylePr w:type="band2Horz">
      <w:pPr>
        <w:wordWrap/>
        <w:jc w:val="left"/>
      </w:pPr>
      <w:tblPr/>
      <w:tcPr>
        <w:tcBorders>
          <w:top w:val="single" w:sz="4" w:space="0" w:color="auto"/>
          <w:left w:val="single" w:sz="4" w:space="0" w:color="auto"/>
          <w:bottom w:val="single" w:sz="4" w:space="0" w:color="auto"/>
          <w:right w:val="single" w:sz="4" w:space="0" w:color="auto"/>
          <w:insideH w:val="single" w:sz="6" w:space="0" w:color="auto"/>
          <w:insideV w:val="single" w:sz="6" w:space="0" w:color="auto"/>
          <w:tl2br w:val="nil"/>
          <w:tr2bl w:val="nil"/>
        </w:tcBorders>
        <w:shd w:val="clear" w:color="auto" w:fill="auto"/>
      </w:tcPr>
    </w:tblStylePr>
  </w:style>
  <w:style w:type="table" w:styleId="LightShading-Accent3">
    <w:name w:val="Light Shading Accent 3"/>
    <w:basedOn w:val="TableNormal"/>
    <w:uiPriority w:val="60"/>
    <w:rsid w:val="008305A9"/>
    <w:rPr>
      <w:rFonts w:asciiTheme="minorHAnsi" w:eastAsiaTheme="minorEastAsia" w:hAnsiTheme="minorHAnsi" w:cstheme="minorBidi"/>
      <w:color w:val="76923C" w:themeColor="accent3" w:themeShade="BF"/>
      <w:sz w:val="22"/>
      <w:szCs w:val="22"/>
      <w:lang w:val="es-AR" w:eastAsia="es-AR"/>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character" w:customStyle="1" w:styleId="TitleChar">
    <w:name w:val="Title Char"/>
    <w:basedOn w:val="DefaultParagraphFont"/>
    <w:link w:val="Title"/>
    <w:rsid w:val="00C9574C"/>
    <w:rPr>
      <w:rFonts w:ascii="Arial" w:hAnsi="Arial"/>
      <w:sz w:val="48"/>
      <w:lang w:val="en-US" w:eastAsia="es-ES"/>
    </w:rPr>
  </w:style>
  <w:style w:type="character" w:customStyle="1" w:styleId="BodyTextChar">
    <w:name w:val="Body Text Char"/>
    <w:basedOn w:val="DefaultParagraphFont"/>
    <w:link w:val="BodyText"/>
    <w:uiPriority w:val="99"/>
    <w:rsid w:val="00C9574C"/>
    <w:rPr>
      <w:rFonts w:ascii="Arial" w:hAnsi="Arial"/>
      <w:lang w:val="en-US" w:eastAsia="es-ES"/>
    </w:rPr>
  </w:style>
  <w:style w:type="character" w:customStyle="1" w:styleId="FooterChar">
    <w:name w:val="Footer Char"/>
    <w:basedOn w:val="DefaultParagraphFont"/>
    <w:link w:val="Footer"/>
    <w:rsid w:val="00C9574C"/>
    <w:rPr>
      <w:rFonts w:ascii="Arial" w:hAnsi="Arial"/>
      <w:sz w:val="16"/>
      <w:lang w:val="en-US" w:eastAsia="es-ES"/>
    </w:rPr>
  </w:style>
  <w:style w:type="character" w:customStyle="1" w:styleId="HeaderChar">
    <w:name w:val="Header Char"/>
    <w:basedOn w:val="DefaultParagraphFont"/>
    <w:link w:val="Header"/>
    <w:rsid w:val="00C9574C"/>
    <w:rPr>
      <w:rFonts w:ascii="Arial" w:hAnsi="Arial"/>
      <w:sz w:val="16"/>
      <w:lang w:val="en-US" w:eastAsia="es-ES"/>
    </w:rPr>
  </w:style>
  <w:style w:type="character" w:customStyle="1" w:styleId="Heading1Char">
    <w:name w:val="Heading 1 Char"/>
    <w:aliases w:val="HD1 Char"/>
    <w:basedOn w:val="DefaultParagraphFont"/>
    <w:link w:val="Heading1"/>
    <w:uiPriority w:val="9"/>
    <w:rsid w:val="00C9574C"/>
    <w:rPr>
      <w:rFonts w:ascii="Arial" w:hAnsi="Arial"/>
      <w:b/>
      <w:caps/>
      <w:sz w:val="28"/>
      <w:lang w:val="en-US" w:eastAsia="es-ES"/>
    </w:rPr>
  </w:style>
  <w:style w:type="character" w:customStyle="1" w:styleId="Heading2Char">
    <w:name w:val="Heading 2 Char"/>
    <w:aliases w:val="HD2 Char"/>
    <w:basedOn w:val="DefaultParagraphFont"/>
    <w:link w:val="Heading2"/>
    <w:uiPriority w:val="9"/>
    <w:rsid w:val="00C9574C"/>
    <w:rPr>
      <w:rFonts w:ascii="Arial" w:hAnsi="Arial"/>
      <w:b/>
      <w:sz w:val="28"/>
      <w:lang w:val="en-US" w:eastAsia="es-ES"/>
    </w:rPr>
  </w:style>
  <w:style w:type="character" w:customStyle="1" w:styleId="Heading3Char">
    <w:name w:val="Heading 3 Char"/>
    <w:basedOn w:val="DefaultParagraphFont"/>
    <w:link w:val="Heading3"/>
    <w:uiPriority w:val="9"/>
    <w:rsid w:val="00C9574C"/>
    <w:rPr>
      <w:rFonts w:ascii="Arial" w:hAnsi="Arial"/>
      <w:b/>
      <w:caps/>
      <w:sz w:val="24"/>
      <w:lang w:val="en-US" w:eastAsia="es-ES"/>
    </w:rPr>
  </w:style>
  <w:style w:type="character" w:customStyle="1" w:styleId="Heading4Char">
    <w:name w:val="Heading 4 Char"/>
    <w:basedOn w:val="DefaultParagraphFont"/>
    <w:link w:val="Heading4"/>
    <w:uiPriority w:val="9"/>
    <w:rsid w:val="00C9574C"/>
    <w:rPr>
      <w:rFonts w:ascii="Arial" w:hAnsi="Arial"/>
      <w:b/>
      <w:sz w:val="24"/>
      <w:lang w:val="en-US" w:eastAsia="es-ES"/>
    </w:rPr>
  </w:style>
  <w:style w:type="character" w:customStyle="1" w:styleId="Heading5Char">
    <w:name w:val="Heading 5 Char"/>
    <w:basedOn w:val="DefaultParagraphFont"/>
    <w:link w:val="Heading5"/>
    <w:uiPriority w:val="9"/>
    <w:rsid w:val="00C9574C"/>
    <w:rPr>
      <w:rFonts w:ascii="Arial" w:hAnsi="Arial"/>
      <w:b/>
      <w:caps/>
      <w:lang w:val="en-US" w:eastAsia="es-ES"/>
    </w:rPr>
  </w:style>
  <w:style w:type="character" w:customStyle="1" w:styleId="Heading6Char">
    <w:name w:val="Heading 6 Char"/>
    <w:basedOn w:val="DefaultParagraphFont"/>
    <w:link w:val="Heading6"/>
    <w:uiPriority w:val="9"/>
    <w:rsid w:val="00C9574C"/>
    <w:rPr>
      <w:rFonts w:ascii="Arial" w:hAnsi="Arial"/>
      <w:b/>
      <w:lang w:val="en-US" w:eastAsia="es-ES"/>
    </w:rPr>
  </w:style>
  <w:style w:type="character" w:customStyle="1" w:styleId="Heading7Char">
    <w:name w:val="Heading 7 Char"/>
    <w:basedOn w:val="DefaultParagraphFont"/>
    <w:link w:val="Heading7"/>
    <w:uiPriority w:val="9"/>
    <w:rsid w:val="00C9574C"/>
    <w:rPr>
      <w:rFonts w:ascii="Times" w:hAnsi="Times"/>
      <w:i/>
      <w:lang w:val="en-US" w:eastAsia="es-ES"/>
    </w:rPr>
  </w:style>
  <w:style w:type="character" w:customStyle="1" w:styleId="Heading8Char">
    <w:name w:val="Heading 8 Char"/>
    <w:basedOn w:val="DefaultParagraphFont"/>
    <w:link w:val="Heading8"/>
    <w:rsid w:val="00C9574C"/>
    <w:rPr>
      <w:rFonts w:ascii="Arial" w:hAnsi="Arial"/>
      <w:b/>
      <w:lang w:val="en-US" w:eastAsia="es-ES"/>
    </w:rPr>
  </w:style>
  <w:style w:type="character" w:customStyle="1" w:styleId="Heading9Char">
    <w:name w:val="Heading 9 Char"/>
    <w:basedOn w:val="DefaultParagraphFont"/>
    <w:link w:val="Heading9"/>
    <w:rsid w:val="00C9574C"/>
    <w:rPr>
      <w:rFonts w:ascii="Arial" w:hAnsi="Arial"/>
      <w:b/>
      <w:i/>
      <w:lang w:val="en-US" w:eastAsia="es-ES"/>
    </w:rPr>
  </w:style>
  <w:style w:type="character" w:styleId="CommentReference">
    <w:name w:val="annotation reference"/>
    <w:basedOn w:val="DefaultParagraphFont"/>
    <w:uiPriority w:val="99"/>
    <w:unhideWhenUsed/>
    <w:rsid w:val="00C9574C"/>
    <w:rPr>
      <w:sz w:val="16"/>
      <w:szCs w:val="16"/>
    </w:rPr>
  </w:style>
  <w:style w:type="paragraph" w:styleId="CommentText">
    <w:name w:val="annotation text"/>
    <w:basedOn w:val="Normal"/>
    <w:link w:val="CommentTextChar"/>
    <w:uiPriority w:val="99"/>
    <w:unhideWhenUsed/>
    <w:rsid w:val="00C9574C"/>
  </w:style>
  <w:style w:type="character" w:customStyle="1" w:styleId="CommentTextChar">
    <w:name w:val="Comment Text Char"/>
    <w:basedOn w:val="DefaultParagraphFont"/>
    <w:link w:val="CommentText"/>
    <w:uiPriority w:val="99"/>
    <w:rsid w:val="00C9574C"/>
    <w:rPr>
      <w:rFonts w:ascii="Arial" w:hAnsi="Arial"/>
      <w:lang w:val="en-US" w:eastAsia="es-ES"/>
    </w:rPr>
  </w:style>
  <w:style w:type="paragraph" w:styleId="CommentSubject">
    <w:name w:val="annotation subject"/>
    <w:basedOn w:val="CommentText"/>
    <w:next w:val="CommentText"/>
    <w:link w:val="CommentSubjectChar"/>
    <w:uiPriority w:val="99"/>
    <w:unhideWhenUsed/>
    <w:rsid w:val="00C9574C"/>
    <w:rPr>
      <w:b/>
      <w:bCs/>
    </w:rPr>
  </w:style>
  <w:style w:type="character" w:customStyle="1" w:styleId="CommentSubjectChar">
    <w:name w:val="Comment Subject Char"/>
    <w:basedOn w:val="CommentTextChar"/>
    <w:link w:val="CommentSubject"/>
    <w:uiPriority w:val="99"/>
    <w:rsid w:val="00C9574C"/>
    <w:rPr>
      <w:rFonts w:ascii="Arial" w:hAnsi="Arial"/>
      <w:b/>
      <w:bCs/>
      <w:lang w:val="en-US" w:eastAsia="es-ES"/>
    </w:rPr>
  </w:style>
  <w:style w:type="paragraph" w:styleId="NormalWeb">
    <w:name w:val="Normal (Web)"/>
    <w:basedOn w:val="Normal"/>
    <w:uiPriority w:val="99"/>
    <w:unhideWhenUsed/>
    <w:rsid w:val="00C9574C"/>
    <w:pPr>
      <w:spacing w:before="100" w:beforeAutospacing="1" w:after="100" w:afterAutospacing="1"/>
    </w:pPr>
    <w:rPr>
      <w:rFonts w:ascii="Times New Roman" w:hAnsi="Times New Roman"/>
      <w:sz w:val="24"/>
      <w:szCs w:val="24"/>
      <w:lang w:val="en-AU" w:eastAsia="en-AU"/>
    </w:rPr>
  </w:style>
  <w:style w:type="character" w:styleId="PlaceholderText">
    <w:name w:val="Placeholder Text"/>
    <w:basedOn w:val="DefaultParagraphFont"/>
    <w:uiPriority w:val="99"/>
    <w:semiHidden/>
    <w:rsid w:val="001A6B21"/>
    <w:rPr>
      <w:color w:val="808080"/>
    </w:rPr>
  </w:style>
  <w:style w:type="paragraph" w:styleId="TOCHeading">
    <w:name w:val="TOC Heading"/>
    <w:basedOn w:val="Heading1"/>
    <w:next w:val="Normal"/>
    <w:uiPriority w:val="39"/>
    <w:semiHidden/>
    <w:unhideWhenUsed/>
    <w:qFormat/>
    <w:rsid w:val="001F61FA"/>
    <w:pPr>
      <w:pageBreakBefore w:val="0"/>
      <w:numPr>
        <w:numId w:val="0"/>
      </w:numPr>
      <w:pBdr>
        <w:top w:val="none" w:sz="0" w:space="0" w:color="auto"/>
      </w:pBdr>
      <w:tabs>
        <w:tab w:val="clear" w:pos="2520"/>
      </w:tabs>
      <w:spacing w:before="480" w:after="0" w:line="276" w:lineRule="auto"/>
      <w:ind w:right="0"/>
      <w:outlineLvl w:val="9"/>
    </w:pPr>
    <w:rPr>
      <w:rFonts w:asciiTheme="majorHAnsi" w:eastAsiaTheme="majorEastAsia" w:hAnsiTheme="majorHAnsi" w:cstheme="majorBidi"/>
      <w:bCs/>
      <w:caps w:val="0"/>
      <w:color w:val="365F91" w:themeColor="accent1" w:themeShade="BF"/>
      <w:szCs w:val="28"/>
      <w:lang w:eastAsia="ja-JP"/>
    </w:rPr>
  </w:style>
  <w:style w:type="character" w:styleId="Hyperlink">
    <w:name w:val="Hyperlink"/>
    <w:basedOn w:val="DefaultParagraphFont"/>
    <w:uiPriority w:val="99"/>
    <w:unhideWhenUsed/>
    <w:rsid w:val="001F61FA"/>
    <w:rPr>
      <w:color w:val="0000FF" w:themeColor="hyperlink"/>
      <w:u w:val="single"/>
    </w:rPr>
  </w:style>
  <w:style w:type="character" w:styleId="UnresolvedMention">
    <w:name w:val="Unresolved Mention"/>
    <w:basedOn w:val="DefaultParagraphFont"/>
    <w:uiPriority w:val="99"/>
    <w:semiHidden/>
    <w:unhideWhenUsed/>
    <w:rsid w:val="00651238"/>
    <w:rPr>
      <w:color w:val="605E5C"/>
      <w:shd w:val="clear" w:color="auto" w:fill="E1DFDD"/>
    </w:rPr>
  </w:style>
  <w:style w:type="paragraph" w:styleId="ListParagraph">
    <w:name w:val="List Paragraph"/>
    <w:basedOn w:val="Normal"/>
    <w:uiPriority w:val="34"/>
    <w:qFormat/>
    <w:rsid w:val="00211BDE"/>
    <w:pPr>
      <w:ind w:left="720"/>
      <w:contextualSpacing/>
    </w:pPr>
  </w:style>
  <w:style w:type="paragraph" w:customStyle="1" w:styleId="Bullet1">
    <w:name w:val="Bullet 1"/>
    <w:basedOn w:val="Bullet"/>
    <w:qFormat/>
    <w:rsid w:val="00A009C0"/>
    <w:pPr>
      <w:numPr>
        <w:numId w:val="0"/>
      </w:numPr>
      <w:ind w:left="511" w:hanging="454"/>
    </w:pPr>
  </w:style>
  <w:style w:type="table" w:customStyle="1" w:styleId="InforStandard1">
    <w:name w:val="Infor_Standard1"/>
    <w:basedOn w:val="TableNormal"/>
    <w:next w:val="LightGrid-Accent1"/>
    <w:uiPriority w:val="62"/>
    <w:rsid w:val="003E343A"/>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Light SemiCondensed" w:eastAsia="Times New Roman" w:hAnsi="Bahnschrift Light SemiCondensed"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Light SemiCondensed" w:eastAsia="Times New Roman" w:hAnsi="Bahnschrift Light SemiCondensed"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Light SemiCondensed" w:eastAsia="Times New Roman" w:hAnsi="Bahnschrift Light SemiCondensed" w:cs="Times New Roman"/>
        <w:b/>
        <w:bCs/>
      </w:rPr>
    </w:tblStylePr>
    <w:tblStylePr w:type="lastCol">
      <w:rPr>
        <w:rFonts w:ascii="Bahnschrift Light SemiCondensed" w:eastAsia="Times New Roman" w:hAnsi="Bahnschrift Light SemiCondensed"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character" w:styleId="Emphasis">
    <w:name w:val="Emphasis"/>
    <w:basedOn w:val="DefaultParagraphFont"/>
    <w:qFormat/>
    <w:rsid w:val="003E343A"/>
    <w:rPr>
      <w:i/>
      <w:iCs/>
    </w:rPr>
  </w:style>
  <w:style w:type="paragraph" w:customStyle="1" w:styleId="FunctionalRequirement">
    <w:name w:val="Functional Requirement"/>
    <w:basedOn w:val="Heading3"/>
    <w:link w:val="FunctionalRequirementChar"/>
    <w:rsid w:val="003E343A"/>
    <w:pPr>
      <w:framePr w:wrap="around" w:vAnchor="text" w:hAnchor="text" w:y="1"/>
      <w:numPr>
        <w:ilvl w:val="0"/>
        <w:numId w:val="6"/>
      </w:numPr>
      <w:tabs>
        <w:tab w:val="left" w:pos="1440"/>
      </w:tabs>
      <w:ind w:left="1800" w:hanging="1440"/>
    </w:pPr>
  </w:style>
  <w:style w:type="paragraph" w:customStyle="1" w:styleId="TableTitleGeorgia">
    <w:name w:val="Table Title_Georgia"/>
    <w:basedOn w:val="Normal"/>
    <w:uiPriority w:val="99"/>
    <w:qFormat/>
    <w:rsid w:val="003E343A"/>
    <w:pPr>
      <w:spacing w:after="40" w:line="200" w:lineRule="atLeast"/>
      <w:contextualSpacing/>
    </w:pPr>
    <w:rPr>
      <w:rFonts w:ascii="Georgia" w:hAnsi="Georgia" w:cs="Arial"/>
      <w:b/>
      <w:color w:val="FFFFFF"/>
      <w:szCs w:val="36"/>
      <w:lang w:val="es-ES" w:eastAsia="en-US"/>
    </w:rPr>
  </w:style>
  <w:style w:type="character" w:customStyle="1" w:styleId="FunctionalRequirementChar">
    <w:name w:val="Functional Requirement Char"/>
    <w:basedOn w:val="Heading3Char"/>
    <w:link w:val="FunctionalRequirement"/>
    <w:rsid w:val="003E343A"/>
    <w:rPr>
      <w:rFonts w:ascii="Arial" w:hAnsi="Arial"/>
      <w:b/>
      <w:caps/>
      <w:sz w:val="24"/>
      <w:lang w:val="en-US" w:eastAsia="es-ES"/>
    </w:rPr>
  </w:style>
  <w:style w:type="paragraph" w:customStyle="1" w:styleId="TableTextGeorgia">
    <w:name w:val="Table Text_Georgia"/>
    <w:basedOn w:val="Normal"/>
    <w:uiPriority w:val="99"/>
    <w:qFormat/>
    <w:rsid w:val="003E343A"/>
    <w:pPr>
      <w:spacing w:after="40" w:line="200" w:lineRule="atLeast"/>
      <w:contextualSpacing/>
    </w:pPr>
    <w:rPr>
      <w:rFonts w:ascii="Georgia" w:hAnsi="Georgia"/>
      <w:lang w:eastAsia="en-US"/>
    </w:rPr>
  </w:style>
  <w:style w:type="paragraph" w:customStyle="1" w:styleId="FunctionalRequirements">
    <w:name w:val="Functional Requirements"/>
    <w:basedOn w:val="Heading3"/>
    <w:next w:val="BodyText"/>
    <w:link w:val="FunctionalRequirementsChar"/>
    <w:qFormat/>
    <w:rsid w:val="003E343A"/>
    <w:pPr>
      <w:numPr>
        <w:ilvl w:val="0"/>
        <w:numId w:val="7"/>
      </w:numPr>
    </w:pPr>
  </w:style>
  <w:style w:type="character" w:customStyle="1" w:styleId="FunctionalRequirementsChar">
    <w:name w:val="Functional Requirements Char"/>
    <w:basedOn w:val="Heading3Char"/>
    <w:link w:val="FunctionalRequirements"/>
    <w:rsid w:val="003E343A"/>
    <w:rPr>
      <w:rFonts w:ascii="Arial" w:hAnsi="Arial"/>
      <w:b/>
      <w:caps/>
      <w:sz w:val="24"/>
      <w:lang w:val="en-US" w:eastAsia="es-ES"/>
    </w:rPr>
  </w:style>
  <w:style w:type="character" w:styleId="FollowedHyperlink">
    <w:name w:val="FollowedHyperlink"/>
    <w:basedOn w:val="DefaultParagraphFont"/>
    <w:semiHidden/>
    <w:unhideWhenUsed/>
    <w:rsid w:val="003E343A"/>
    <w:rPr>
      <w:color w:val="800080" w:themeColor="followedHyperlink"/>
      <w:u w:val="single"/>
    </w:rPr>
  </w:style>
  <w:style w:type="character" w:customStyle="1" w:styleId="normaltextrun">
    <w:name w:val="normaltextrun"/>
    <w:basedOn w:val="DefaultParagraphFont"/>
    <w:rsid w:val="003E343A"/>
  </w:style>
  <w:style w:type="character" w:customStyle="1" w:styleId="eop">
    <w:name w:val="eop"/>
    <w:basedOn w:val="DefaultParagraphFont"/>
    <w:rsid w:val="003E343A"/>
  </w:style>
  <w:style w:type="paragraph" w:customStyle="1" w:styleId="paragraph0">
    <w:name w:val="paragraph"/>
    <w:basedOn w:val="Normal"/>
    <w:rsid w:val="003E343A"/>
    <w:pPr>
      <w:spacing w:before="100" w:beforeAutospacing="1" w:after="100" w:afterAutospacing="1"/>
    </w:pPr>
    <w:rPr>
      <w:rFonts w:ascii="Times New Roman" w:hAnsi="Times New Roman"/>
      <w:sz w:val="24"/>
      <w:szCs w:val="24"/>
      <w:lang w:val="en-PH" w:eastAsia="en-PH"/>
    </w:rPr>
  </w:style>
  <w:style w:type="character" w:customStyle="1" w:styleId="scxw111949926">
    <w:name w:val="scxw111949926"/>
    <w:basedOn w:val="DefaultParagraphFont"/>
    <w:rsid w:val="003E343A"/>
  </w:style>
  <w:style w:type="paragraph" w:customStyle="1" w:styleId="BulletText1">
    <w:name w:val="Bullet Text 1"/>
    <w:basedOn w:val="Normal"/>
    <w:rsid w:val="003E343A"/>
    <w:pPr>
      <w:tabs>
        <w:tab w:val="num" w:pos="720"/>
      </w:tabs>
      <w:ind w:left="720" w:hanging="720"/>
    </w:pPr>
    <w:rPr>
      <w:rFonts w:ascii="Times New Roman" w:hAnsi="Times New Roman"/>
      <w:sz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04880">
      <w:bodyDiv w:val="1"/>
      <w:marLeft w:val="0"/>
      <w:marRight w:val="0"/>
      <w:marTop w:val="0"/>
      <w:marBottom w:val="0"/>
      <w:divBdr>
        <w:top w:val="none" w:sz="0" w:space="0" w:color="auto"/>
        <w:left w:val="none" w:sz="0" w:space="0" w:color="auto"/>
        <w:bottom w:val="none" w:sz="0" w:space="0" w:color="auto"/>
        <w:right w:val="none" w:sz="0" w:space="0" w:color="auto"/>
      </w:divBdr>
    </w:div>
    <w:div w:id="69010466">
      <w:bodyDiv w:val="1"/>
      <w:marLeft w:val="0"/>
      <w:marRight w:val="0"/>
      <w:marTop w:val="0"/>
      <w:marBottom w:val="0"/>
      <w:divBdr>
        <w:top w:val="none" w:sz="0" w:space="0" w:color="auto"/>
        <w:left w:val="none" w:sz="0" w:space="0" w:color="auto"/>
        <w:bottom w:val="none" w:sz="0" w:space="0" w:color="auto"/>
        <w:right w:val="none" w:sz="0" w:space="0" w:color="auto"/>
      </w:divBdr>
      <w:divsChild>
        <w:div w:id="1907185930">
          <w:marLeft w:val="0"/>
          <w:marRight w:val="0"/>
          <w:marTop w:val="0"/>
          <w:marBottom w:val="0"/>
          <w:divBdr>
            <w:top w:val="none" w:sz="0" w:space="0" w:color="auto"/>
            <w:left w:val="none" w:sz="0" w:space="0" w:color="auto"/>
            <w:bottom w:val="none" w:sz="0" w:space="0" w:color="auto"/>
            <w:right w:val="none" w:sz="0" w:space="0" w:color="auto"/>
          </w:divBdr>
        </w:div>
        <w:div w:id="1960212201">
          <w:marLeft w:val="0"/>
          <w:marRight w:val="0"/>
          <w:marTop w:val="0"/>
          <w:marBottom w:val="0"/>
          <w:divBdr>
            <w:top w:val="none" w:sz="0" w:space="0" w:color="auto"/>
            <w:left w:val="none" w:sz="0" w:space="0" w:color="auto"/>
            <w:bottom w:val="none" w:sz="0" w:space="0" w:color="auto"/>
            <w:right w:val="none" w:sz="0" w:space="0" w:color="auto"/>
          </w:divBdr>
        </w:div>
        <w:div w:id="1872109523">
          <w:marLeft w:val="0"/>
          <w:marRight w:val="0"/>
          <w:marTop w:val="0"/>
          <w:marBottom w:val="0"/>
          <w:divBdr>
            <w:top w:val="none" w:sz="0" w:space="0" w:color="auto"/>
            <w:left w:val="none" w:sz="0" w:space="0" w:color="auto"/>
            <w:bottom w:val="none" w:sz="0" w:space="0" w:color="auto"/>
            <w:right w:val="none" w:sz="0" w:space="0" w:color="auto"/>
          </w:divBdr>
        </w:div>
        <w:div w:id="1896627057">
          <w:marLeft w:val="0"/>
          <w:marRight w:val="0"/>
          <w:marTop w:val="0"/>
          <w:marBottom w:val="0"/>
          <w:divBdr>
            <w:top w:val="none" w:sz="0" w:space="0" w:color="auto"/>
            <w:left w:val="none" w:sz="0" w:space="0" w:color="auto"/>
            <w:bottom w:val="none" w:sz="0" w:space="0" w:color="auto"/>
            <w:right w:val="none" w:sz="0" w:space="0" w:color="auto"/>
          </w:divBdr>
        </w:div>
      </w:divsChild>
    </w:div>
    <w:div w:id="237523907">
      <w:bodyDiv w:val="1"/>
      <w:marLeft w:val="0"/>
      <w:marRight w:val="0"/>
      <w:marTop w:val="0"/>
      <w:marBottom w:val="0"/>
      <w:divBdr>
        <w:top w:val="none" w:sz="0" w:space="0" w:color="auto"/>
        <w:left w:val="none" w:sz="0" w:space="0" w:color="auto"/>
        <w:bottom w:val="none" w:sz="0" w:space="0" w:color="auto"/>
        <w:right w:val="none" w:sz="0" w:space="0" w:color="auto"/>
      </w:divBdr>
    </w:div>
    <w:div w:id="238443710">
      <w:bodyDiv w:val="1"/>
      <w:marLeft w:val="0"/>
      <w:marRight w:val="0"/>
      <w:marTop w:val="0"/>
      <w:marBottom w:val="0"/>
      <w:divBdr>
        <w:top w:val="none" w:sz="0" w:space="0" w:color="auto"/>
        <w:left w:val="none" w:sz="0" w:space="0" w:color="auto"/>
        <w:bottom w:val="none" w:sz="0" w:space="0" w:color="auto"/>
        <w:right w:val="none" w:sz="0" w:space="0" w:color="auto"/>
      </w:divBdr>
    </w:div>
    <w:div w:id="281571270">
      <w:bodyDiv w:val="1"/>
      <w:marLeft w:val="0"/>
      <w:marRight w:val="0"/>
      <w:marTop w:val="0"/>
      <w:marBottom w:val="0"/>
      <w:divBdr>
        <w:top w:val="none" w:sz="0" w:space="0" w:color="auto"/>
        <w:left w:val="none" w:sz="0" w:space="0" w:color="auto"/>
        <w:bottom w:val="none" w:sz="0" w:space="0" w:color="auto"/>
        <w:right w:val="none" w:sz="0" w:space="0" w:color="auto"/>
      </w:divBdr>
      <w:divsChild>
        <w:div w:id="52505498">
          <w:marLeft w:val="0"/>
          <w:marRight w:val="0"/>
          <w:marTop w:val="0"/>
          <w:marBottom w:val="0"/>
          <w:divBdr>
            <w:top w:val="none" w:sz="0" w:space="0" w:color="auto"/>
            <w:left w:val="none" w:sz="0" w:space="0" w:color="auto"/>
            <w:bottom w:val="none" w:sz="0" w:space="0" w:color="auto"/>
            <w:right w:val="none" w:sz="0" w:space="0" w:color="auto"/>
          </w:divBdr>
          <w:divsChild>
            <w:div w:id="1377239540">
              <w:marLeft w:val="0"/>
              <w:marRight w:val="0"/>
              <w:marTop w:val="0"/>
              <w:marBottom w:val="0"/>
              <w:divBdr>
                <w:top w:val="none" w:sz="0" w:space="0" w:color="auto"/>
                <w:left w:val="none" w:sz="0" w:space="0" w:color="auto"/>
                <w:bottom w:val="none" w:sz="0" w:space="0" w:color="auto"/>
                <w:right w:val="none" w:sz="0" w:space="0" w:color="auto"/>
              </w:divBdr>
            </w:div>
          </w:divsChild>
        </w:div>
        <w:div w:id="44915647">
          <w:marLeft w:val="0"/>
          <w:marRight w:val="0"/>
          <w:marTop w:val="0"/>
          <w:marBottom w:val="0"/>
          <w:divBdr>
            <w:top w:val="none" w:sz="0" w:space="0" w:color="auto"/>
            <w:left w:val="none" w:sz="0" w:space="0" w:color="auto"/>
            <w:bottom w:val="none" w:sz="0" w:space="0" w:color="auto"/>
            <w:right w:val="none" w:sz="0" w:space="0" w:color="auto"/>
          </w:divBdr>
          <w:divsChild>
            <w:div w:id="136643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302526">
      <w:bodyDiv w:val="1"/>
      <w:marLeft w:val="0"/>
      <w:marRight w:val="0"/>
      <w:marTop w:val="0"/>
      <w:marBottom w:val="0"/>
      <w:divBdr>
        <w:top w:val="none" w:sz="0" w:space="0" w:color="auto"/>
        <w:left w:val="none" w:sz="0" w:space="0" w:color="auto"/>
        <w:bottom w:val="none" w:sz="0" w:space="0" w:color="auto"/>
        <w:right w:val="none" w:sz="0" w:space="0" w:color="auto"/>
      </w:divBdr>
    </w:div>
    <w:div w:id="336688731">
      <w:bodyDiv w:val="1"/>
      <w:marLeft w:val="0"/>
      <w:marRight w:val="0"/>
      <w:marTop w:val="0"/>
      <w:marBottom w:val="0"/>
      <w:divBdr>
        <w:top w:val="none" w:sz="0" w:space="0" w:color="auto"/>
        <w:left w:val="none" w:sz="0" w:space="0" w:color="auto"/>
        <w:bottom w:val="none" w:sz="0" w:space="0" w:color="auto"/>
        <w:right w:val="none" w:sz="0" w:space="0" w:color="auto"/>
      </w:divBdr>
    </w:div>
    <w:div w:id="355816231">
      <w:bodyDiv w:val="1"/>
      <w:marLeft w:val="0"/>
      <w:marRight w:val="0"/>
      <w:marTop w:val="0"/>
      <w:marBottom w:val="0"/>
      <w:divBdr>
        <w:top w:val="none" w:sz="0" w:space="0" w:color="auto"/>
        <w:left w:val="none" w:sz="0" w:space="0" w:color="auto"/>
        <w:bottom w:val="none" w:sz="0" w:space="0" w:color="auto"/>
        <w:right w:val="none" w:sz="0" w:space="0" w:color="auto"/>
      </w:divBdr>
    </w:div>
    <w:div w:id="464154447">
      <w:bodyDiv w:val="1"/>
      <w:marLeft w:val="0"/>
      <w:marRight w:val="0"/>
      <w:marTop w:val="0"/>
      <w:marBottom w:val="0"/>
      <w:divBdr>
        <w:top w:val="none" w:sz="0" w:space="0" w:color="auto"/>
        <w:left w:val="none" w:sz="0" w:space="0" w:color="auto"/>
        <w:bottom w:val="none" w:sz="0" w:space="0" w:color="auto"/>
        <w:right w:val="none" w:sz="0" w:space="0" w:color="auto"/>
      </w:divBdr>
      <w:divsChild>
        <w:div w:id="1439567446">
          <w:marLeft w:val="0"/>
          <w:marRight w:val="0"/>
          <w:marTop w:val="0"/>
          <w:marBottom w:val="0"/>
          <w:divBdr>
            <w:top w:val="none" w:sz="0" w:space="0" w:color="auto"/>
            <w:left w:val="none" w:sz="0" w:space="0" w:color="auto"/>
            <w:bottom w:val="none" w:sz="0" w:space="0" w:color="auto"/>
            <w:right w:val="none" w:sz="0" w:space="0" w:color="auto"/>
          </w:divBdr>
        </w:div>
        <w:div w:id="880750233">
          <w:marLeft w:val="0"/>
          <w:marRight w:val="0"/>
          <w:marTop w:val="0"/>
          <w:marBottom w:val="0"/>
          <w:divBdr>
            <w:top w:val="none" w:sz="0" w:space="0" w:color="auto"/>
            <w:left w:val="none" w:sz="0" w:space="0" w:color="auto"/>
            <w:bottom w:val="none" w:sz="0" w:space="0" w:color="auto"/>
            <w:right w:val="none" w:sz="0" w:space="0" w:color="auto"/>
          </w:divBdr>
        </w:div>
        <w:div w:id="1230924238">
          <w:marLeft w:val="0"/>
          <w:marRight w:val="0"/>
          <w:marTop w:val="0"/>
          <w:marBottom w:val="0"/>
          <w:divBdr>
            <w:top w:val="none" w:sz="0" w:space="0" w:color="auto"/>
            <w:left w:val="none" w:sz="0" w:space="0" w:color="auto"/>
            <w:bottom w:val="none" w:sz="0" w:space="0" w:color="auto"/>
            <w:right w:val="none" w:sz="0" w:space="0" w:color="auto"/>
          </w:divBdr>
        </w:div>
        <w:div w:id="1052077857">
          <w:marLeft w:val="0"/>
          <w:marRight w:val="0"/>
          <w:marTop w:val="0"/>
          <w:marBottom w:val="0"/>
          <w:divBdr>
            <w:top w:val="none" w:sz="0" w:space="0" w:color="auto"/>
            <w:left w:val="none" w:sz="0" w:space="0" w:color="auto"/>
            <w:bottom w:val="none" w:sz="0" w:space="0" w:color="auto"/>
            <w:right w:val="none" w:sz="0" w:space="0" w:color="auto"/>
          </w:divBdr>
        </w:div>
        <w:div w:id="788360177">
          <w:marLeft w:val="0"/>
          <w:marRight w:val="0"/>
          <w:marTop w:val="0"/>
          <w:marBottom w:val="0"/>
          <w:divBdr>
            <w:top w:val="none" w:sz="0" w:space="0" w:color="auto"/>
            <w:left w:val="none" w:sz="0" w:space="0" w:color="auto"/>
            <w:bottom w:val="none" w:sz="0" w:space="0" w:color="auto"/>
            <w:right w:val="none" w:sz="0" w:space="0" w:color="auto"/>
          </w:divBdr>
        </w:div>
      </w:divsChild>
    </w:div>
    <w:div w:id="483276213">
      <w:bodyDiv w:val="1"/>
      <w:marLeft w:val="0"/>
      <w:marRight w:val="0"/>
      <w:marTop w:val="0"/>
      <w:marBottom w:val="0"/>
      <w:divBdr>
        <w:top w:val="none" w:sz="0" w:space="0" w:color="auto"/>
        <w:left w:val="none" w:sz="0" w:space="0" w:color="auto"/>
        <w:bottom w:val="none" w:sz="0" w:space="0" w:color="auto"/>
        <w:right w:val="none" w:sz="0" w:space="0" w:color="auto"/>
      </w:divBdr>
    </w:div>
    <w:div w:id="503207032">
      <w:bodyDiv w:val="1"/>
      <w:marLeft w:val="0"/>
      <w:marRight w:val="0"/>
      <w:marTop w:val="0"/>
      <w:marBottom w:val="0"/>
      <w:divBdr>
        <w:top w:val="none" w:sz="0" w:space="0" w:color="auto"/>
        <w:left w:val="none" w:sz="0" w:space="0" w:color="auto"/>
        <w:bottom w:val="none" w:sz="0" w:space="0" w:color="auto"/>
        <w:right w:val="none" w:sz="0" w:space="0" w:color="auto"/>
      </w:divBdr>
    </w:div>
    <w:div w:id="522206129">
      <w:bodyDiv w:val="1"/>
      <w:marLeft w:val="0"/>
      <w:marRight w:val="0"/>
      <w:marTop w:val="0"/>
      <w:marBottom w:val="0"/>
      <w:divBdr>
        <w:top w:val="none" w:sz="0" w:space="0" w:color="auto"/>
        <w:left w:val="none" w:sz="0" w:space="0" w:color="auto"/>
        <w:bottom w:val="none" w:sz="0" w:space="0" w:color="auto"/>
        <w:right w:val="none" w:sz="0" w:space="0" w:color="auto"/>
      </w:divBdr>
    </w:div>
    <w:div w:id="537931233">
      <w:bodyDiv w:val="1"/>
      <w:marLeft w:val="0"/>
      <w:marRight w:val="0"/>
      <w:marTop w:val="0"/>
      <w:marBottom w:val="0"/>
      <w:divBdr>
        <w:top w:val="none" w:sz="0" w:space="0" w:color="auto"/>
        <w:left w:val="none" w:sz="0" w:space="0" w:color="auto"/>
        <w:bottom w:val="none" w:sz="0" w:space="0" w:color="auto"/>
        <w:right w:val="none" w:sz="0" w:space="0" w:color="auto"/>
      </w:divBdr>
    </w:div>
    <w:div w:id="691877332">
      <w:bodyDiv w:val="1"/>
      <w:marLeft w:val="0"/>
      <w:marRight w:val="0"/>
      <w:marTop w:val="0"/>
      <w:marBottom w:val="0"/>
      <w:divBdr>
        <w:top w:val="none" w:sz="0" w:space="0" w:color="auto"/>
        <w:left w:val="none" w:sz="0" w:space="0" w:color="auto"/>
        <w:bottom w:val="none" w:sz="0" w:space="0" w:color="auto"/>
        <w:right w:val="none" w:sz="0" w:space="0" w:color="auto"/>
      </w:divBdr>
    </w:div>
    <w:div w:id="699084050">
      <w:bodyDiv w:val="1"/>
      <w:marLeft w:val="0"/>
      <w:marRight w:val="0"/>
      <w:marTop w:val="0"/>
      <w:marBottom w:val="0"/>
      <w:divBdr>
        <w:top w:val="none" w:sz="0" w:space="0" w:color="auto"/>
        <w:left w:val="none" w:sz="0" w:space="0" w:color="auto"/>
        <w:bottom w:val="none" w:sz="0" w:space="0" w:color="auto"/>
        <w:right w:val="none" w:sz="0" w:space="0" w:color="auto"/>
      </w:divBdr>
    </w:div>
    <w:div w:id="745416699">
      <w:bodyDiv w:val="1"/>
      <w:marLeft w:val="0"/>
      <w:marRight w:val="0"/>
      <w:marTop w:val="0"/>
      <w:marBottom w:val="0"/>
      <w:divBdr>
        <w:top w:val="none" w:sz="0" w:space="0" w:color="auto"/>
        <w:left w:val="none" w:sz="0" w:space="0" w:color="auto"/>
        <w:bottom w:val="none" w:sz="0" w:space="0" w:color="auto"/>
        <w:right w:val="none" w:sz="0" w:space="0" w:color="auto"/>
      </w:divBdr>
    </w:div>
    <w:div w:id="829564207">
      <w:bodyDiv w:val="1"/>
      <w:marLeft w:val="0"/>
      <w:marRight w:val="0"/>
      <w:marTop w:val="0"/>
      <w:marBottom w:val="0"/>
      <w:divBdr>
        <w:top w:val="none" w:sz="0" w:space="0" w:color="auto"/>
        <w:left w:val="none" w:sz="0" w:space="0" w:color="auto"/>
        <w:bottom w:val="none" w:sz="0" w:space="0" w:color="auto"/>
        <w:right w:val="none" w:sz="0" w:space="0" w:color="auto"/>
      </w:divBdr>
    </w:div>
    <w:div w:id="863251765">
      <w:bodyDiv w:val="1"/>
      <w:marLeft w:val="0"/>
      <w:marRight w:val="0"/>
      <w:marTop w:val="0"/>
      <w:marBottom w:val="0"/>
      <w:divBdr>
        <w:top w:val="none" w:sz="0" w:space="0" w:color="auto"/>
        <w:left w:val="none" w:sz="0" w:space="0" w:color="auto"/>
        <w:bottom w:val="none" w:sz="0" w:space="0" w:color="auto"/>
        <w:right w:val="none" w:sz="0" w:space="0" w:color="auto"/>
      </w:divBdr>
      <w:divsChild>
        <w:div w:id="131600385">
          <w:marLeft w:val="0"/>
          <w:marRight w:val="0"/>
          <w:marTop w:val="0"/>
          <w:marBottom w:val="0"/>
          <w:divBdr>
            <w:top w:val="none" w:sz="0" w:space="0" w:color="auto"/>
            <w:left w:val="none" w:sz="0" w:space="0" w:color="auto"/>
            <w:bottom w:val="none" w:sz="0" w:space="0" w:color="auto"/>
            <w:right w:val="none" w:sz="0" w:space="0" w:color="auto"/>
          </w:divBdr>
        </w:div>
      </w:divsChild>
    </w:div>
    <w:div w:id="919288525">
      <w:bodyDiv w:val="1"/>
      <w:marLeft w:val="0"/>
      <w:marRight w:val="0"/>
      <w:marTop w:val="0"/>
      <w:marBottom w:val="0"/>
      <w:divBdr>
        <w:top w:val="none" w:sz="0" w:space="0" w:color="auto"/>
        <w:left w:val="none" w:sz="0" w:space="0" w:color="auto"/>
        <w:bottom w:val="none" w:sz="0" w:space="0" w:color="auto"/>
        <w:right w:val="none" w:sz="0" w:space="0" w:color="auto"/>
      </w:divBdr>
    </w:div>
    <w:div w:id="1016619704">
      <w:bodyDiv w:val="1"/>
      <w:marLeft w:val="0"/>
      <w:marRight w:val="0"/>
      <w:marTop w:val="0"/>
      <w:marBottom w:val="0"/>
      <w:divBdr>
        <w:top w:val="none" w:sz="0" w:space="0" w:color="auto"/>
        <w:left w:val="none" w:sz="0" w:space="0" w:color="auto"/>
        <w:bottom w:val="none" w:sz="0" w:space="0" w:color="auto"/>
        <w:right w:val="none" w:sz="0" w:space="0" w:color="auto"/>
      </w:divBdr>
    </w:div>
    <w:div w:id="1106541921">
      <w:bodyDiv w:val="1"/>
      <w:marLeft w:val="0"/>
      <w:marRight w:val="0"/>
      <w:marTop w:val="0"/>
      <w:marBottom w:val="0"/>
      <w:divBdr>
        <w:top w:val="none" w:sz="0" w:space="0" w:color="auto"/>
        <w:left w:val="none" w:sz="0" w:space="0" w:color="auto"/>
        <w:bottom w:val="none" w:sz="0" w:space="0" w:color="auto"/>
        <w:right w:val="none" w:sz="0" w:space="0" w:color="auto"/>
      </w:divBdr>
    </w:div>
    <w:div w:id="1121731574">
      <w:bodyDiv w:val="1"/>
      <w:marLeft w:val="0"/>
      <w:marRight w:val="0"/>
      <w:marTop w:val="0"/>
      <w:marBottom w:val="0"/>
      <w:divBdr>
        <w:top w:val="none" w:sz="0" w:space="0" w:color="auto"/>
        <w:left w:val="none" w:sz="0" w:space="0" w:color="auto"/>
        <w:bottom w:val="none" w:sz="0" w:space="0" w:color="auto"/>
        <w:right w:val="none" w:sz="0" w:space="0" w:color="auto"/>
      </w:divBdr>
    </w:div>
    <w:div w:id="1130171339">
      <w:bodyDiv w:val="1"/>
      <w:marLeft w:val="0"/>
      <w:marRight w:val="0"/>
      <w:marTop w:val="0"/>
      <w:marBottom w:val="0"/>
      <w:divBdr>
        <w:top w:val="none" w:sz="0" w:space="0" w:color="auto"/>
        <w:left w:val="none" w:sz="0" w:space="0" w:color="auto"/>
        <w:bottom w:val="none" w:sz="0" w:space="0" w:color="auto"/>
        <w:right w:val="none" w:sz="0" w:space="0" w:color="auto"/>
      </w:divBdr>
      <w:divsChild>
        <w:div w:id="1207258100">
          <w:marLeft w:val="0"/>
          <w:marRight w:val="0"/>
          <w:marTop w:val="0"/>
          <w:marBottom w:val="0"/>
          <w:divBdr>
            <w:top w:val="none" w:sz="0" w:space="0" w:color="auto"/>
            <w:left w:val="none" w:sz="0" w:space="0" w:color="auto"/>
            <w:bottom w:val="none" w:sz="0" w:space="0" w:color="auto"/>
            <w:right w:val="none" w:sz="0" w:space="0" w:color="auto"/>
          </w:divBdr>
        </w:div>
        <w:div w:id="1519272454">
          <w:marLeft w:val="0"/>
          <w:marRight w:val="0"/>
          <w:marTop w:val="0"/>
          <w:marBottom w:val="0"/>
          <w:divBdr>
            <w:top w:val="none" w:sz="0" w:space="0" w:color="auto"/>
            <w:left w:val="none" w:sz="0" w:space="0" w:color="auto"/>
            <w:bottom w:val="none" w:sz="0" w:space="0" w:color="auto"/>
            <w:right w:val="none" w:sz="0" w:space="0" w:color="auto"/>
          </w:divBdr>
        </w:div>
        <w:div w:id="1258906339">
          <w:marLeft w:val="0"/>
          <w:marRight w:val="0"/>
          <w:marTop w:val="0"/>
          <w:marBottom w:val="0"/>
          <w:divBdr>
            <w:top w:val="none" w:sz="0" w:space="0" w:color="auto"/>
            <w:left w:val="none" w:sz="0" w:space="0" w:color="auto"/>
            <w:bottom w:val="none" w:sz="0" w:space="0" w:color="auto"/>
            <w:right w:val="none" w:sz="0" w:space="0" w:color="auto"/>
          </w:divBdr>
        </w:div>
        <w:div w:id="1836257466">
          <w:marLeft w:val="0"/>
          <w:marRight w:val="0"/>
          <w:marTop w:val="0"/>
          <w:marBottom w:val="0"/>
          <w:divBdr>
            <w:top w:val="none" w:sz="0" w:space="0" w:color="auto"/>
            <w:left w:val="none" w:sz="0" w:space="0" w:color="auto"/>
            <w:bottom w:val="none" w:sz="0" w:space="0" w:color="auto"/>
            <w:right w:val="none" w:sz="0" w:space="0" w:color="auto"/>
          </w:divBdr>
        </w:div>
        <w:div w:id="1306856123">
          <w:marLeft w:val="0"/>
          <w:marRight w:val="0"/>
          <w:marTop w:val="0"/>
          <w:marBottom w:val="0"/>
          <w:divBdr>
            <w:top w:val="none" w:sz="0" w:space="0" w:color="auto"/>
            <w:left w:val="none" w:sz="0" w:space="0" w:color="auto"/>
            <w:bottom w:val="none" w:sz="0" w:space="0" w:color="auto"/>
            <w:right w:val="none" w:sz="0" w:space="0" w:color="auto"/>
          </w:divBdr>
        </w:div>
      </w:divsChild>
    </w:div>
    <w:div w:id="1152596197">
      <w:bodyDiv w:val="1"/>
      <w:marLeft w:val="0"/>
      <w:marRight w:val="0"/>
      <w:marTop w:val="0"/>
      <w:marBottom w:val="0"/>
      <w:divBdr>
        <w:top w:val="none" w:sz="0" w:space="0" w:color="auto"/>
        <w:left w:val="none" w:sz="0" w:space="0" w:color="auto"/>
        <w:bottom w:val="none" w:sz="0" w:space="0" w:color="auto"/>
        <w:right w:val="none" w:sz="0" w:space="0" w:color="auto"/>
      </w:divBdr>
    </w:div>
    <w:div w:id="1215003552">
      <w:bodyDiv w:val="1"/>
      <w:marLeft w:val="0"/>
      <w:marRight w:val="0"/>
      <w:marTop w:val="0"/>
      <w:marBottom w:val="0"/>
      <w:divBdr>
        <w:top w:val="none" w:sz="0" w:space="0" w:color="auto"/>
        <w:left w:val="none" w:sz="0" w:space="0" w:color="auto"/>
        <w:bottom w:val="none" w:sz="0" w:space="0" w:color="auto"/>
        <w:right w:val="none" w:sz="0" w:space="0" w:color="auto"/>
      </w:divBdr>
    </w:div>
    <w:div w:id="1261643320">
      <w:bodyDiv w:val="1"/>
      <w:marLeft w:val="0"/>
      <w:marRight w:val="0"/>
      <w:marTop w:val="0"/>
      <w:marBottom w:val="0"/>
      <w:divBdr>
        <w:top w:val="none" w:sz="0" w:space="0" w:color="auto"/>
        <w:left w:val="none" w:sz="0" w:space="0" w:color="auto"/>
        <w:bottom w:val="none" w:sz="0" w:space="0" w:color="auto"/>
        <w:right w:val="none" w:sz="0" w:space="0" w:color="auto"/>
      </w:divBdr>
    </w:div>
    <w:div w:id="1325474553">
      <w:bodyDiv w:val="1"/>
      <w:marLeft w:val="0"/>
      <w:marRight w:val="0"/>
      <w:marTop w:val="0"/>
      <w:marBottom w:val="0"/>
      <w:divBdr>
        <w:top w:val="none" w:sz="0" w:space="0" w:color="auto"/>
        <w:left w:val="none" w:sz="0" w:space="0" w:color="auto"/>
        <w:bottom w:val="none" w:sz="0" w:space="0" w:color="auto"/>
        <w:right w:val="none" w:sz="0" w:space="0" w:color="auto"/>
      </w:divBdr>
    </w:div>
    <w:div w:id="1345328823">
      <w:bodyDiv w:val="1"/>
      <w:marLeft w:val="0"/>
      <w:marRight w:val="0"/>
      <w:marTop w:val="0"/>
      <w:marBottom w:val="0"/>
      <w:divBdr>
        <w:top w:val="none" w:sz="0" w:space="0" w:color="auto"/>
        <w:left w:val="none" w:sz="0" w:space="0" w:color="auto"/>
        <w:bottom w:val="none" w:sz="0" w:space="0" w:color="auto"/>
        <w:right w:val="none" w:sz="0" w:space="0" w:color="auto"/>
      </w:divBdr>
    </w:div>
    <w:div w:id="1422414676">
      <w:bodyDiv w:val="1"/>
      <w:marLeft w:val="0"/>
      <w:marRight w:val="0"/>
      <w:marTop w:val="0"/>
      <w:marBottom w:val="0"/>
      <w:divBdr>
        <w:top w:val="none" w:sz="0" w:space="0" w:color="auto"/>
        <w:left w:val="none" w:sz="0" w:space="0" w:color="auto"/>
        <w:bottom w:val="none" w:sz="0" w:space="0" w:color="auto"/>
        <w:right w:val="none" w:sz="0" w:space="0" w:color="auto"/>
      </w:divBdr>
    </w:div>
    <w:div w:id="1504206193">
      <w:bodyDiv w:val="1"/>
      <w:marLeft w:val="0"/>
      <w:marRight w:val="0"/>
      <w:marTop w:val="0"/>
      <w:marBottom w:val="0"/>
      <w:divBdr>
        <w:top w:val="none" w:sz="0" w:space="0" w:color="auto"/>
        <w:left w:val="none" w:sz="0" w:space="0" w:color="auto"/>
        <w:bottom w:val="none" w:sz="0" w:space="0" w:color="auto"/>
        <w:right w:val="none" w:sz="0" w:space="0" w:color="auto"/>
      </w:divBdr>
      <w:divsChild>
        <w:div w:id="2120760780">
          <w:marLeft w:val="0"/>
          <w:marRight w:val="0"/>
          <w:marTop w:val="0"/>
          <w:marBottom w:val="0"/>
          <w:divBdr>
            <w:top w:val="none" w:sz="0" w:space="0" w:color="auto"/>
            <w:left w:val="none" w:sz="0" w:space="0" w:color="auto"/>
            <w:bottom w:val="none" w:sz="0" w:space="0" w:color="auto"/>
            <w:right w:val="none" w:sz="0" w:space="0" w:color="auto"/>
          </w:divBdr>
          <w:divsChild>
            <w:div w:id="569270231">
              <w:marLeft w:val="0"/>
              <w:marRight w:val="0"/>
              <w:marTop w:val="0"/>
              <w:marBottom w:val="0"/>
              <w:divBdr>
                <w:top w:val="none" w:sz="0" w:space="0" w:color="auto"/>
                <w:left w:val="none" w:sz="0" w:space="0" w:color="auto"/>
                <w:bottom w:val="none" w:sz="0" w:space="0" w:color="auto"/>
                <w:right w:val="none" w:sz="0" w:space="0" w:color="auto"/>
              </w:divBdr>
            </w:div>
            <w:div w:id="1713536307">
              <w:marLeft w:val="0"/>
              <w:marRight w:val="0"/>
              <w:marTop w:val="0"/>
              <w:marBottom w:val="0"/>
              <w:divBdr>
                <w:top w:val="none" w:sz="0" w:space="0" w:color="auto"/>
                <w:left w:val="none" w:sz="0" w:space="0" w:color="auto"/>
                <w:bottom w:val="none" w:sz="0" w:space="0" w:color="auto"/>
                <w:right w:val="none" w:sz="0" w:space="0" w:color="auto"/>
              </w:divBdr>
            </w:div>
            <w:div w:id="593974643">
              <w:marLeft w:val="0"/>
              <w:marRight w:val="0"/>
              <w:marTop w:val="0"/>
              <w:marBottom w:val="0"/>
              <w:divBdr>
                <w:top w:val="none" w:sz="0" w:space="0" w:color="auto"/>
                <w:left w:val="none" w:sz="0" w:space="0" w:color="auto"/>
                <w:bottom w:val="none" w:sz="0" w:space="0" w:color="auto"/>
                <w:right w:val="none" w:sz="0" w:space="0" w:color="auto"/>
              </w:divBdr>
            </w:div>
            <w:div w:id="490029494">
              <w:marLeft w:val="0"/>
              <w:marRight w:val="0"/>
              <w:marTop w:val="0"/>
              <w:marBottom w:val="0"/>
              <w:divBdr>
                <w:top w:val="none" w:sz="0" w:space="0" w:color="auto"/>
                <w:left w:val="none" w:sz="0" w:space="0" w:color="auto"/>
                <w:bottom w:val="none" w:sz="0" w:space="0" w:color="auto"/>
                <w:right w:val="none" w:sz="0" w:space="0" w:color="auto"/>
              </w:divBdr>
            </w:div>
            <w:div w:id="541940968">
              <w:marLeft w:val="0"/>
              <w:marRight w:val="0"/>
              <w:marTop w:val="0"/>
              <w:marBottom w:val="0"/>
              <w:divBdr>
                <w:top w:val="none" w:sz="0" w:space="0" w:color="auto"/>
                <w:left w:val="none" w:sz="0" w:space="0" w:color="auto"/>
                <w:bottom w:val="none" w:sz="0" w:space="0" w:color="auto"/>
                <w:right w:val="none" w:sz="0" w:space="0" w:color="auto"/>
              </w:divBdr>
            </w:div>
            <w:div w:id="797530537">
              <w:marLeft w:val="0"/>
              <w:marRight w:val="0"/>
              <w:marTop w:val="0"/>
              <w:marBottom w:val="0"/>
              <w:divBdr>
                <w:top w:val="none" w:sz="0" w:space="0" w:color="auto"/>
                <w:left w:val="none" w:sz="0" w:space="0" w:color="auto"/>
                <w:bottom w:val="none" w:sz="0" w:space="0" w:color="auto"/>
                <w:right w:val="none" w:sz="0" w:space="0" w:color="auto"/>
              </w:divBdr>
            </w:div>
            <w:div w:id="1211265489">
              <w:marLeft w:val="0"/>
              <w:marRight w:val="0"/>
              <w:marTop w:val="0"/>
              <w:marBottom w:val="0"/>
              <w:divBdr>
                <w:top w:val="none" w:sz="0" w:space="0" w:color="auto"/>
                <w:left w:val="none" w:sz="0" w:space="0" w:color="auto"/>
                <w:bottom w:val="none" w:sz="0" w:space="0" w:color="auto"/>
                <w:right w:val="none" w:sz="0" w:space="0" w:color="auto"/>
              </w:divBdr>
            </w:div>
            <w:div w:id="2002268281">
              <w:marLeft w:val="0"/>
              <w:marRight w:val="0"/>
              <w:marTop w:val="0"/>
              <w:marBottom w:val="0"/>
              <w:divBdr>
                <w:top w:val="none" w:sz="0" w:space="0" w:color="auto"/>
                <w:left w:val="none" w:sz="0" w:space="0" w:color="auto"/>
                <w:bottom w:val="none" w:sz="0" w:space="0" w:color="auto"/>
                <w:right w:val="none" w:sz="0" w:space="0" w:color="auto"/>
              </w:divBdr>
            </w:div>
            <w:div w:id="773785362">
              <w:marLeft w:val="0"/>
              <w:marRight w:val="0"/>
              <w:marTop w:val="0"/>
              <w:marBottom w:val="0"/>
              <w:divBdr>
                <w:top w:val="none" w:sz="0" w:space="0" w:color="auto"/>
                <w:left w:val="none" w:sz="0" w:space="0" w:color="auto"/>
                <w:bottom w:val="none" w:sz="0" w:space="0" w:color="auto"/>
                <w:right w:val="none" w:sz="0" w:space="0" w:color="auto"/>
              </w:divBdr>
            </w:div>
            <w:div w:id="1828937599">
              <w:marLeft w:val="0"/>
              <w:marRight w:val="0"/>
              <w:marTop w:val="0"/>
              <w:marBottom w:val="0"/>
              <w:divBdr>
                <w:top w:val="none" w:sz="0" w:space="0" w:color="auto"/>
                <w:left w:val="none" w:sz="0" w:space="0" w:color="auto"/>
                <w:bottom w:val="none" w:sz="0" w:space="0" w:color="auto"/>
                <w:right w:val="none" w:sz="0" w:space="0" w:color="auto"/>
              </w:divBdr>
            </w:div>
            <w:div w:id="1218083377">
              <w:marLeft w:val="0"/>
              <w:marRight w:val="0"/>
              <w:marTop w:val="0"/>
              <w:marBottom w:val="0"/>
              <w:divBdr>
                <w:top w:val="none" w:sz="0" w:space="0" w:color="auto"/>
                <w:left w:val="none" w:sz="0" w:space="0" w:color="auto"/>
                <w:bottom w:val="none" w:sz="0" w:space="0" w:color="auto"/>
                <w:right w:val="none" w:sz="0" w:space="0" w:color="auto"/>
              </w:divBdr>
            </w:div>
            <w:div w:id="431047198">
              <w:marLeft w:val="0"/>
              <w:marRight w:val="0"/>
              <w:marTop w:val="0"/>
              <w:marBottom w:val="0"/>
              <w:divBdr>
                <w:top w:val="none" w:sz="0" w:space="0" w:color="auto"/>
                <w:left w:val="none" w:sz="0" w:space="0" w:color="auto"/>
                <w:bottom w:val="none" w:sz="0" w:space="0" w:color="auto"/>
                <w:right w:val="none" w:sz="0" w:space="0" w:color="auto"/>
              </w:divBdr>
            </w:div>
            <w:div w:id="496574281">
              <w:marLeft w:val="0"/>
              <w:marRight w:val="0"/>
              <w:marTop w:val="0"/>
              <w:marBottom w:val="0"/>
              <w:divBdr>
                <w:top w:val="none" w:sz="0" w:space="0" w:color="auto"/>
                <w:left w:val="none" w:sz="0" w:space="0" w:color="auto"/>
                <w:bottom w:val="none" w:sz="0" w:space="0" w:color="auto"/>
                <w:right w:val="none" w:sz="0" w:space="0" w:color="auto"/>
              </w:divBdr>
            </w:div>
            <w:div w:id="768740360">
              <w:marLeft w:val="0"/>
              <w:marRight w:val="0"/>
              <w:marTop w:val="0"/>
              <w:marBottom w:val="0"/>
              <w:divBdr>
                <w:top w:val="none" w:sz="0" w:space="0" w:color="auto"/>
                <w:left w:val="none" w:sz="0" w:space="0" w:color="auto"/>
                <w:bottom w:val="none" w:sz="0" w:space="0" w:color="auto"/>
                <w:right w:val="none" w:sz="0" w:space="0" w:color="auto"/>
              </w:divBdr>
            </w:div>
            <w:div w:id="1551725839">
              <w:marLeft w:val="0"/>
              <w:marRight w:val="0"/>
              <w:marTop w:val="0"/>
              <w:marBottom w:val="0"/>
              <w:divBdr>
                <w:top w:val="none" w:sz="0" w:space="0" w:color="auto"/>
                <w:left w:val="none" w:sz="0" w:space="0" w:color="auto"/>
                <w:bottom w:val="none" w:sz="0" w:space="0" w:color="auto"/>
                <w:right w:val="none" w:sz="0" w:space="0" w:color="auto"/>
              </w:divBdr>
            </w:div>
          </w:divsChild>
        </w:div>
        <w:div w:id="652760035">
          <w:marLeft w:val="0"/>
          <w:marRight w:val="0"/>
          <w:marTop w:val="0"/>
          <w:marBottom w:val="0"/>
          <w:divBdr>
            <w:top w:val="none" w:sz="0" w:space="0" w:color="auto"/>
            <w:left w:val="none" w:sz="0" w:space="0" w:color="auto"/>
            <w:bottom w:val="none" w:sz="0" w:space="0" w:color="auto"/>
            <w:right w:val="none" w:sz="0" w:space="0" w:color="auto"/>
          </w:divBdr>
          <w:divsChild>
            <w:div w:id="502595818">
              <w:marLeft w:val="0"/>
              <w:marRight w:val="0"/>
              <w:marTop w:val="0"/>
              <w:marBottom w:val="0"/>
              <w:divBdr>
                <w:top w:val="none" w:sz="0" w:space="0" w:color="auto"/>
                <w:left w:val="none" w:sz="0" w:space="0" w:color="auto"/>
                <w:bottom w:val="none" w:sz="0" w:space="0" w:color="auto"/>
                <w:right w:val="none" w:sz="0" w:space="0" w:color="auto"/>
              </w:divBdr>
            </w:div>
            <w:div w:id="653067524">
              <w:marLeft w:val="0"/>
              <w:marRight w:val="0"/>
              <w:marTop w:val="0"/>
              <w:marBottom w:val="0"/>
              <w:divBdr>
                <w:top w:val="none" w:sz="0" w:space="0" w:color="auto"/>
                <w:left w:val="none" w:sz="0" w:space="0" w:color="auto"/>
                <w:bottom w:val="none" w:sz="0" w:space="0" w:color="auto"/>
                <w:right w:val="none" w:sz="0" w:space="0" w:color="auto"/>
              </w:divBdr>
            </w:div>
            <w:div w:id="2076926326">
              <w:marLeft w:val="0"/>
              <w:marRight w:val="0"/>
              <w:marTop w:val="0"/>
              <w:marBottom w:val="0"/>
              <w:divBdr>
                <w:top w:val="none" w:sz="0" w:space="0" w:color="auto"/>
                <w:left w:val="none" w:sz="0" w:space="0" w:color="auto"/>
                <w:bottom w:val="none" w:sz="0" w:space="0" w:color="auto"/>
                <w:right w:val="none" w:sz="0" w:space="0" w:color="auto"/>
              </w:divBdr>
            </w:div>
            <w:div w:id="1431006398">
              <w:marLeft w:val="0"/>
              <w:marRight w:val="0"/>
              <w:marTop w:val="0"/>
              <w:marBottom w:val="0"/>
              <w:divBdr>
                <w:top w:val="none" w:sz="0" w:space="0" w:color="auto"/>
                <w:left w:val="none" w:sz="0" w:space="0" w:color="auto"/>
                <w:bottom w:val="none" w:sz="0" w:space="0" w:color="auto"/>
                <w:right w:val="none" w:sz="0" w:space="0" w:color="auto"/>
              </w:divBdr>
            </w:div>
            <w:div w:id="1717581144">
              <w:marLeft w:val="0"/>
              <w:marRight w:val="0"/>
              <w:marTop w:val="0"/>
              <w:marBottom w:val="0"/>
              <w:divBdr>
                <w:top w:val="none" w:sz="0" w:space="0" w:color="auto"/>
                <w:left w:val="none" w:sz="0" w:space="0" w:color="auto"/>
                <w:bottom w:val="none" w:sz="0" w:space="0" w:color="auto"/>
                <w:right w:val="none" w:sz="0" w:space="0" w:color="auto"/>
              </w:divBdr>
            </w:div>
            <w:div w:id="1133065250">
              <w:marLeft w:val="0"/>
              <w:marRight w:val="0"/>
              <w:marTop w:val="0"/>
              <w:marBottom w:val="0"/>
              <w:divBdr>
                <w:top w:val="none" w:sz="0" w:space="0" w:color="auto"/>
                <w:left w:val="none" w:sz="0" w:space="0" w:color="auto"/>
                <w:bottom w:val="none" w:sz="0" w:space="0" w:color="auto"/>
                <w:right w:val="none" w:sz="0" w:space="0" w:color="auto"/>
              </w:divBdr>
            </w:div>
            <w:div w:id="1293754528">
              <w:marLeft w:val="0"/>
              <w:marRight w:val="0"/>
              <w:marTop w:val="0"/>
              <w:marBottom w:val="0"/>
              <w:divBdr>
                <w:top w:val="none" w:sz="0" w:space="0" w:color="auto"/>
                <w:left w:val="none" w:sz="0" w:space="0" w:color="auto"/>
                <w:bottom w:val="none" w:sz="0" w:space="0" w:color="auto"/>
                <w:right w:val="none" w:sz="0" w:space="0" w:color="auto"/>
              </w:divBdr>
            </w:div>
            <w:div w:id="1880388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045651">
      <w:bodyDiv w:val="1"/>
      <w:marLeft w:val="0"/>
      <w:marRight w:val="0"/>
      <w:marTop w:val="0"/>
      <w:marBottom w:val="0"/>
      <w:divBdr>
        <w:top w:val="none" w:sz="0" w:space="0" w:color="auto"/>
        <w:left w:val="none" w:sz="0" w:space="0" w:color="auto"/>
        <w:bottom w:val="none" w:sz="0" w:space="0" w:color="auto"/>
        <w:right w:val="none" w:sz="0" w:space="0" w:color="auto"/>
      </w:divBdr>
      <w:divsChild>
        <w:div w:id="1699770778">
          <w:marLeft w:val="0"/>
          <w:marRight w:val="0"/>
          <w:marTop w:val="0"/>
          <w:marBottom w:val="0"/>
          <w:divBdr>
            <w:top w:val="none" w:sz="0" w:space="0" w:color="auto"/>
            <w:left w:val="none" w:sz="0" w:space="0" w:color="auto"/>
            <w:bottom w:val="none" w:sz="0" w:space="0" w:color="auto"/>
            <w:right w:val="none" w:sz="0" w:space="0" w:color="auto"/>
          </w:divBdr>
          <w:divsChild>
            <w:div w:id="1985816099">
              <w:marLeft w:val="0"/>
              <w:marRight w:val="0"/>
              <w:marTop w:val="0"/>
              <w:marBottom w:val="0"/>
              <w:divBdr>
                <w:top w:val="none" w:sz="0" w:space="0" w:color="auto"/>
                <w:left w:val="none" w:sz="0" w:space="0" w:color="auto"/>
                <w:bottom w:val="none" w:sz="0" w:space="0" w:color="auto"/>
                <w:right w:val="none" w:sz="0" w:space="0" w:color="auto"/>
              </w:divBdr>
            </w:div>
            <w:div w:id="297496349">
              <w:marLeft w:val="0"/>
              <w:marRight w:val="0"/>
              <w:marTop w:val="0"/>
              <w:marBottom w:val="0"/>
              <w:divBdr>
                <w:top w:val="none" w:sz="0" w:space="0" w:color="auto"/>
                <w:left w:val="none" w:sz="0" w:space="0" w:color="auto"/>
                <w:bottom w:val="none" w:sz="0" w:space="0" w:color="auto"/>
                <w:right w:val="none" w:sz="0" w:space="0" w:color="auto"/>
              </w:divBdr>
            </w:div>
            <w:div w:id="1932272638">
              <w:marLeft w:val="0"/>
              <w:marRight w:val="0"/>
              <w:marTop w:val="0"/>
              <w:marBottom w:val="0"/>
              <w:divBdr>
                <w:top w:val="none" w:sz="0" w:space="0" w:color="auto"/>
                <w:left w:val="none" w:sz="0" w:space="0" w:color="auto"/>
                <w:bottom w:val="none" w:sz="0" w:space="0" w:color="auto"/>
                <w:right w:val="none" w:sz="0" w:space="0" w:color="auto"/>
              </w:divBdr>
            </w:div>
            <w:div w:id="1785929386">
              <w:marLeft w:val="0"/>
              <w:marRight w:val="0"/>
              <w:marTop w:val="0"/>
              <w:marBottom w:val="0"/>
              <w:divBdr>
                <w:top w:val="none" w:sz="0" w:space="0" w:color="auto"/>
                <w:left w:val="none" w:sz="0" w:space="0" w:color="auto"/>
                <w:bottom w:val="none" w:sz="0" w:space="0" w:color="auto"/>
                <w:right w:val="none" w:sz="0" w:space="0" w:color="auto"/>
              </w:divBdr>
            </w:div>
            <w:div w:id="1753158017">
              <w:marLeft w:val="0"/>
              <w:marRight w:val="0"/>
              <w:marTop w:val="0"/>
              <w:marBottom w:val="0"/>
              <w:divBdr>
                <w:top w:val="none" w:sz="0" w:space="0" w:color="auto"/>
                <w:left w:val="none" w:sz="0" w:space="0" w:color="auto"/>
                <w:bottom w:val="none" w:sz="0" w:space="0" w:color="auto"/>
                <w:right w:val="none" w:sz="0" w:space="0" w:color="auto"/>
              </w:divBdr>
            </w:div>
            <w:div w:id="106781743">
              <w:marLeft w:val="0"/>
              <w:marRight w:val="0"/>
              <w:marTop w:val="0"/>
              <w:marBottom w:val="0"/>
              <w:divBdr>
                <w:top w:val="none" w:sz="0" w:space="0" w:color="auto"/>
                <w:left w:val="none" w:sz="0" w:space="0" w:color="auto"/>
                <w:bottom w:val="none" w:sz="0" w:space="0" w:color="auto"/>
                <w:right w:val="none" w:sz="0" w:space="0" w:color="auto"/>
              </w:divBdr>
            </w:div>
            <w:div w:id="255098334">
              <w:marLeft w:val="0"/>
              <w:marRight w:val="0"/>
              <w:marTop w:val="0"/>
              <w:marBottom w:val="0"/>
              <w:divBdr>
                <w:top w:val="none" w:sz="0" w:space="0" w:color="auto"/>
                <w:left w:val="none" w:sz="0" w:space="0" w:color="auto"/>
                <w:bottom w:val="none" w:sz="0" w:space="0" w:color="auto"/>
                <w:right w:val="none" w:sz="0" w:space="0" w:color="auto"/>
              </w:divBdr>
            </w:div>
            <w:div w:id="1264922286">
              <w:marLeft w:val="0"/>
              <w:marRight w:val="0"/>
              <w:marTop w:val="0"/>
              <w:marBottom w:val="0"/>
              <w:divBdr>
                <w:top w:val="none" w:sz="0" w:space="0" w:color="auto"/>
                <w:left w:val="none" w:sz="0" w:space="0" w:color="auto"/>
                <w:bottom w:val="none" w:sz="0" w:space="0" w:color="auto"/>
                <w:right w:val="none" w:sz="0" w:space="0" w:color="auto"/>
              </w:divBdr>
            </w:div>
            <w:div w:id="2079548550">
              <w:marLeft w:val="0"/>
              <w:marRight w:val="0"/>
              <w:marTop w:val="0"/>
              <w:marBottom w:val="0"/>
              <w:divBdr>
                <w:top w:val="none" w:sz="0" w:space="0" w:color="auto"/>
                <w:left w:val="none" w:sz="0" w:space="0" w:color="auto"/>
                <w:bottom w:val="none" w:sz="0" w:space="0" w:color="auto"/>
                <w:right w:val="none" w:sz="0" w:space="0" w:color="auto"/>
              </w:divBdr>
            </w:div>
            <w:div w:id="618953431">
              <w:marLeft w:val="0"/>
              <w:marRight w:val="0"/>
              <w:marTop w:val="0"/>
              <w:marBottom w:val="0"/>
              <w:divBdr>
                <w:top w:val="none" w:sz="0" w:space="0" w:color="auto"/>
                <w:left w:val="none" w:sz="0" w:space="0" w:color="auto"/>
                <w:bottom w:val="none" w:sz="0" w:space="0" w:color="auto"/>
                <w:right w:val="none" w:sz="0" w:space="0" w:color="auto"/>
              </w:divBdr>
            </w:div>
            <w:div w:id="350032412">
              <w:marLeft w:val="0"/>
              <w:marRight w:val="0"/>
              <w:marTop w:val="0"/>
              <w:marBottom w:val="0"/>
              <w:divBdr>
                <w:top w:val="none" w:sz="0" w:space="0" w:color="auto"/>
                <w:left w:val="none" w:sz="0" w:space="0" w:color="auto"/>
                <w:bottom w:val="none" w:sz="0" w:space="0" w:color="auto"/>
                <w:right w:val="none" w:sz="0" w:space="0" w:color="auto"/>
              </w:divBdr>
            </w:div>
            <w:div w:id="1153303214">
              <w:marLeft w:val="0"/>
              <w:marRight w:val="0"/>
              <w:marTop w:val="0"/>
              <w:marBottom w:val="0"/>
              <w:divBdr>
                <w:top w:val="none" w:sz="0" w:space="0" w:color="auto"/>
                <w:left w:val="none" w:sz="0" w:space="0" w:color="auto"/>
                <w:bottom w:val="none" w:sz="0" w:space="0" w:color="auto"/>
                <w:right w:val="none" w:sz="0" w:space="0" w:color="auto"/>
              </w:divBdr>
            </w:div>
            <w:div w:id="1301882434">
              <w:marLeft w:val="0"/>
              <w:marRight w:val="0"/>
              <w:marTop w:val="0"/>
              <w:marBottom w:val="0"/>
              <w:divBdr>
                <w:top w:val="none" w:sz="0" w:space="0" w:color="auto"/>
                <w:left w:val="none" w:sz="0" w:space="0" w:color="auto"/>
                <w:bottom w:val="none" w:sz="0" w:space="0" w:color="auto"/>
                <w:right w:val="none" w:sz="0" w:space="0" w:color="auto"/>
              </w:divBdr>
            </w:div>
            <w:div w:id="711540058">
              <w:marLeft w:val="0"/>
              <w:marRight w:val="0"/>
              <w:marTop w:val="0"/>
              <w:marBottom w:val="0"/>
              <w:divBdr>
                <w:top w:val="none" w:sz="0" w:space="0" w:color="auto"/>
                <w:left w:val="none" w:sz="0" w:space="0" w:color="auto"/>
                <w:bottom w:val="none" w:sz="0" w:space="0" w:color="auto"/>
                <w:right w:val="none" w:sz="0" w:space="0" w:color="auto"/>
              </w:divBdr>
            </w:div>
            <w:div w:id="293830277">
              <w:marLeft w:val="0"/>
              <w:marRight w:val="0"/>
              <w:marTop w:val="0"/>
              <w:marBottom w:val="0"/>
              <w:divBdr>
                <w:top w:val="none" w:sz="0" w:space="0" w:color="auto"/>
                <w:left w:val="none" w:sz="0" w:space="0" w:color="auto"/>
                <w:bottom w:val="none" w:sz="0" w:space="0" w:color="auto"/>
                <w:right w:val="none" w:sz="0" w:space="0" w:color="auto"/>
              </w:divBdr>
            </w:div>
          </w:divsChild>
        </w:div>
        <w:div w:id="1237519847">
          <w:marLeft w:val="0"/>
          <w:marRight w:val="0"/>
          <w:marTop w:val="0"/>
          <w:marBottom w:val="0"/>
          <w:divBdr>
            <w:top w:val="none" w:sz="0" w:space="0" w:color="auto"/>
            <w:left w:val="none" w:sz="0" w:space="0" w:color="auto"/>
            <w:bottom w:val="none" w:sz="0" w:space="0" w:color="auto"/>
            <w:right w:val="none" w:sz="0" w:space="0" w:color="auto"/>
          </w:divBdr>
          <w:divsChild>
            <w:div w:id="1062143380">
              <w:marLeft w:val="0"/>
              <w:marRight w:val="0"/>
              <w:marTop w:val="0"/>
              <w:marBottom w:val="0"/>
              <w:divBdr>
                <w:top w:val="none" w:sz="0" w:space="0" w:color="auto"/>
                <w:left w:val="none" w:sz="0" w:space="0" w:color="auto"/>
                <w:bottom w:val="none" w:sz="0" w:space="0" w:color="auto"/>
                <w:right w:val="none" w:sz="0" w:space="0" w:color="auto"/>
              </w:divBdr>
            </w:div>
            <w:div w:id="2029019127">
              <w:marLeft w:val="0"/>
              <w:marRight w:val="0"/>
              <w:marTop w:val="0"/>
              <w:marBottom w:val="0"/>
              <w:divBdr>
                <w:top w:val="none" w:sz="0" w:space="0" w:color="auto"/>
                <w:left w:val="none" w:sz="0" w:space="0" w:color="auto"/>
                <w:bottom w:val="none" w:sz="0" w:space="0" w:color="auto"/>
                <w:right w:val="none" w:sz="0" w:space="0" w:color="auto"/>
              </w:divBdr>
            </w:div>
            <w:div w:id="420835119">
              <w:marLeft w:val="0"/>
              <w:marRight w:val="0"/>
              <w:marTop w:val="0"/>
              <w:marBottom w:val="0"/>
              <w:divBdr>
                <w:top w:val="none" w:sz="0" w:space="0" w:color="auto"/>
                <w:left w:val="none" w:sz="0" w:space="0" w:color="auto"/>
                <w:bottom w:val="none" w:sz="0" w:space="0" w:color="auto"/>
                <w:right w:val="none" w:sz="0" w:space="0" w:color="auto"/>
              </w:divBdr>
            </w:div>
            <w:div w:id="1909608838">
              <w:marLeft w:val="0"/>
              <w:marRight w:val="0"/>
              <w:marTop w:val="0"/>
              <w:marBottom w:val="0"/>
              <w:divBdr>
                <w:top w:val="none" w:sz="0" w:space="0" w:color="auto"/>
                <w:left w:val="none" w:sz="0" w:space="0" w:color="auto"/>
                <w:bottom w:val="none" w:sz="0" w:space="0" w:color="auto"/>
                <w:right w:val="none" w:sz="0" w:space="0" w:color="auto"/>
              </w:divBdr>
            </w:div>
            <w:div w:id="1013798395">
              <w:marLeft w:val="0"/>
              <w:marRight w:val="0"/>
              <w:marTop w:val="0"/>
              <w:marBottom w:val="0"/>
              <w:divBdr>
                <w:top w:val="none" w:sz="0" w:space="0" w:color="auto"/>
                <w:left w:val="none" w:sz="0" w:space="0" w:color="auto"/>
                <w:bottom w:val="none" w:sz="0" w:space="0" w:color="auto"/>
                <w:right w:val="none" w:sz="0" w:space="0" w:color="auto"/>
              </w:divBdr>
            </w:div>
            <w:div w:id="1370108546">
              <w:marLeft w:val="0"/>
              <w:marRight w:val="0"/>
              <w:marTop w:val="0"/>
              <w:marBottom w:val="0"/>
              <w:divBdr>
                <w:top w:val="none" w:sz="0" w:space="0" w:color="auto"/>
                <w:left w:val="none" w:sz="0" w:space="0" w:color="auto"/>
                <w:bottom w:val="none" w:sz="0" w:space="0" w:color="auto"/>
                <w:right w:val="none" w:sz="0" w:space="0" w:color="auto"/>
              </w:divBdr>
            </w:div>
            <w:div w:id="1809323067">
              <w:marLeft w:val="0"/>
              <w:marRight w:val="0"/>
              <w:marTop w:val="0"/>
              <w:marBottom w:val="0"/>
              <w:divBdr>
                <w:top w:val="none" w:sz="0" w:space="0" w:color="auto"/>
                <w:left w:val="none" w:sz="0" w:space="0" w:color="auto"/>
                <w:bottom w:val="none" w:sz="0" w:space="0" w:color="auto"/>
                <w:right w:val="none" w:sz="0" w:space="0" w:color="auto"/>
              </w:divBdr>
            </w:div>
            <w:div w:id="9289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901399">
      <w:bodyDiv w:val="1"/>
      <w:marLeft w:val="0"/>
      <w:marRight w:val="0"/>
      <w:marTop w:val="0"/>
      <w:marBottom w:val="0"/>
      <w:divBdr>
        <w:top w:val="none" w:sz="0" w:space="0" w:color="auto"/>
        <w:left w:val="none" w:sz="0" w:space="0" w:color="auto"/>
        <w:bottom w:val="none" w:sz="0" w:space="0" w:color="auto"/>
        <w:right w:val="none" w:sz="0" w:space="0" w:color="auto"/>
      </w:divBdr>
    </w:div>
    <w:div w:id="1611430340">
      <w:bodyDiv w:val="1"/>
      <w:marLeft w:val="0"/>
      <w:marRight w:val="0"/>
      <w:marTop w:val="0"/>
      <w:marBottom w:val="0"/>
      <w:divBdr>
        <w:top w:val="none" w:sz="0" w:space="0" w:color="auto"/>
        <w:left w:val="none" w:sz="0" w:space="0" w:color="auto"/>
        <w:bottom w:val="none" w:sz="0" w:space="0" w:color="auto"/>
        <w:right w:val="none" w:sz="0" w:space="0" w:color="auto"/>
      </w:divBdr>
    </w:div>
    <w:div w:id="1617563837">
      <w:bodyDiv w:val="1"/>
      <w:marLeft w:val="0"/>
      <w:marRight w:val="0"/>
      <w:marTop w:val="0"/>
      <w:marBottom w:val="0"/>
      <w:divBdr>
        <w:top w:val="none" w:sz="0" w:space="0" w:color="auto"/>
        <w:left w:val="none" w:sz="0" w:space="0" w:color="auto"/>
        <w:bottom w:val="none" w:sz="0" w:space="0" w:color="auto"/>
        <w:right w:val="none" w:sz="0" w:space="0" w:color="auto"/>
      </w:divBdr>
    </w:div>
    <w:div w:id="1689866896">
      <w:bodyDiv w:val="1"/>
      <w:marLeft w:val="0"/>
      <w:marRight w:val="0"/>
      <w:marTop w:val="0"/>
      <w:marBottom w:val="0"/>
      <w:divBdr>
        <w:top w:val="none" w:sz="0" w:space="0" w:color="auto"/>
        <w:left w:val="none" w:sz="0" w:space="0" w:color="auto"/>
        <w:bottom w:val="none" w:sz="0" w:space="0" w:color="auto"/>
        <w:right w:val="none" w:sz="0" w:space="0" w:color="auto"/>
      </w:divBdr>
    </w:div>
    <w:div w:id="1837499492">
      <w:bodyDiv w:val="1"/>
      <w:marLeft w:val="0"/>
      <w:marRight w:val="0"/>
      <w:marTop w:val="0"/>
      <w:marBottom w:val="0"/>
      <w:divBdr>
        <w:top w:val="none" w:sz="0" w:space="0" w:color="auto"/>
        <w:left w:val="none" w:sz="0" w:space="0" w:color="auto"/>
        <w:bottom w:val="none" w:sz="0" w:space="0" w:color="auto"/>
        <w:right w:val="none" w:sz="0" w:space="0" w:color="auto"/>
      </w:divBdr>
    </w:div>
    <w:div w:id="1911622669">
      <w:bodyDiv w:val="1"/>
      <w:marLeft w:val="0"/>
      <w:marRight w:val="0"/>
      <w:marTop w:val="0"/>
      <w:marBottom w:val="0"/>
      <w:divBdr>
        <w:top w:val="none" w:sz="0" w:space="0" w:color="auto"/>
        <w:left w:val="none" w:sz="0" w:space="0" w:color="auto"/>
        <w:bottom w:val="none" w:sz="0" w:space="0" w:color="auto"/>
        <w:right w:val="none" w:sz="0" w:space="0" w:color="auto"/>
      </w:divBdr>
      <w:divsChild>
        <w:div w:id="826477381">
          <w:marLeft w:val="0"/>
          <w:marRight w:val="0"/>
          <w:marTop w:val="0"/>
          <w:marBottom w:val="0"/>
          <w:divBdr>
            <w:top w:val="none" w:sz="0" w:space="0" w:color="auto"/>
            <w:left w:val="none" w:sz="0" w:space="0" w:color="auto"/>
            <w:bottom w:val="none" w:sz="0" w:space="0" w:color="auto"/>
            <w:right w:val="none" w:sz="0" w:space="0" w:color="auto"/>
          </w:divBdr>
        </w:div>
      </w:divsChild>
    </w:div>
    <w:div w:id="1996102086">
      <w:bodyDiv w:val="1"/>
      <w:marLeft w:val="0"/>
      <w:marRight w:val="0"/>
      <w:marTop w:val="0"/>
      <w:marBottom w:val="0"/>
      <w:divBdr>
        <w:top w:val="none" w:sz="0" w:space="0" w:color="auto"/>
        <w:left w:val="none" w:sz="0" w:space="0" w:color="auto"/>
        <w:bottom w:val="none" w:sz="0" w:space="0" w:color="auto"/>
        <w:right w:val="none" w:sz="0" w:space="0" w:color="auto"/>
      </w:divBdr>
    </w:div>
    <w:div w:id="2001494709">
      <w:bodyDiv w:val="1"/>
      <w:marLeft w:val="0"/>
      <w:marRight w:val="0"/>
      <w:marTop w:val="0"/>
      <w:marBottom w:val="0"/>
      <w:divBdr>
        <w:top w:val="none" w:sz="0" w:space="0" w:color="auto"/>
        <w:left w:val="none" w:sz="0" w:space="0" w:color="auto"/>
        <w:bottom w:val="none" w:sz="0" w:space="0" w:color="auto"/>
        <w:right w:val="none" w:sz="0" w:space="0" w:color="auto"/>
      </w:divBdr>
    </w:div>
    <w:div w:id="2019193435">
      <w:bodyDiv w:val="1"/>
      <w:marLeft w:val="0"/>
      <w:marRight w:val="0"/>
      <w:marTop w:val="0"/>
      <w:marBottom w:val="0"/>
      <w:divBdr>
        <w:top w:val="none" w:sz="0" w:space="0" w:color="auto"/>
        <w:left w:val="none" w:sz="0" w:space="0" w:color="auto"/>
        <w:bottom w:val="none" w:sz="0" w:space="0" w:color="auto"/>
        <w:right w:val="none" w:sz="0" w:space="0" w:color="auto"/>
      </w:divBdr>
      <w:divsChild>
        <w:div w:id="529496499">
          <w:marLeft w:val="0"/>
          <w:marRight w:val="0"/>
          <w:marTop w:val="0"/>
          <w:marBottom w:val="0"/>
          <w:divBdr>
            <w:top w:val="none" w:sz="0" w:space="0" w:color="auto"/>
            <w:left w:val="none" w:sz="0" w:space="0" w:color="auto"/>
            <w:bottom w:val="none" w:sz="0" w:space="0" w:color="auto"/>
            <w:right w:val="none" w:sz="0" w:space="0" w:color="auto"/>
          </w:divBdr>
        </w:div>
      </w:divsChild>
    </w:div>
    <w:div w:id="2036150013">
      <w:bodyDiv w:val="1"/>
      <w:marLeft w:val="0"/>
      <w:marRight w:val="0"/>
      <w:marTop w:val="0"/>
      <w:marBottom w:val="0"/>
      <w:divBdr>
        <w:top w:val="none" w:sz="0" w:space="0" w:color="auto"/>
        <w:left w:val="none" w:sz="0" w:space="0" w:color="auto"/>
        <w:bottom w:val="none" w:sz="0" w:space="0" w:color="auto"/>
        <w:right w:val="none" w:sz="0" w:space="0" w:color="auto"/>
      </w:divBdr>
    </w:div>
    <w:div w:id="2039355925">
      <w:bodyDiv w:val="1"/>
      <w:marLeft w:val="0"/>
      <w:marRight w:val="0"/>
      <w:marTop w:val="0"/>
      <w:marBottom w:val="0"/>
      <w:divBdr>
        <w:top w:val="none" w:sz="0" w:space="0" w:color="auto"/>
        <w:left w:val="none" w:sz="0" w:space="0" w:color="auto"/>
        <w:bottom w:val="none" w:sz="0" w:space="0" w:color="auto"/>
        <w:right w:val="none" w:sz="0" w:space="0" w:color="auto"/>
      </w:divBdr>
      <w:divsChild>
        <w:div w:id="161756008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footer" Target="footer1.xml"/><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footer" Target="footer3.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inforonline.sharepoint.com/:w:/r/sites/PWA-StateOfNewHampshire/Shared%20Documents/050%20Project%20Implementation/040%20RICE/RICE%20Artifacts/FIN/Interfaces/GL/FSM%20Layout/GL%20Interface/ANA-050+DES-020__INT_FIN_GLTransactionInterface_v1.0.docx?d=w9878a8467ffa4fd88455c065f7cca8e1&amp;csf=1&amp;web=1&amp;e=PsPOgo" TargetMode="Externa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footer" Target="footer2.xml"/><Relationship Id="rId45"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9.png"/><Relationship Id="rId44"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mingle-portal.inforcloudsuite.com/v2/NMR2N66J9P445R7P_AX4"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header" Target="header1.xml"/><Relationship Id="rId46" Type="http://schemas.openxmlformats.org/officeDocument/2006/relationships/theme" Target="theme/theme1.xml"/><Relationship Id="rId20" Type="http://schemas.openxmlformats.org/officeDocument/2006/relationships/image" Target="media/image8.png"/><Relationship Id="rId41"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2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burke\IBM\rationalsdp\workspace\Infor.core.guidance\guidances\templates\resources\infor.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F2F5AE293E844058FDE5A500D9AA5B3"/>
        <w:category>
          <w:name w:val="General"/>
          <w:gallery w:val="placeholder"/>
        </w:category>
        <w:types>
          <w:type w:val="bbPlcHdr"/>
        </w:types>
        <w:behaviors>
          <w:behavior w:val="content"/>
        </w:behaviors>
        <w:guid w:val="{FD3448C4-ED67-48F0-8544-F514FF2A999C}"/>
      </w:docPartPr>
      <w:docPartBody>
        <w:p w:rsidR="008A6141" w:rsidRDefault="008A7D45">
          <w:r w:rsidRPr="00177C70">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roximaNova-Light">
    <w:altName w:val="Calibri"/>
    <w:panose1 w:val="00000000000000000000"/>
    <w:charset w:val="4D"/>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Bahnschrift Light SemiCondensed">
    <w:panose1 w:val="020B0502040204020203"/>
    <w:charset w:val="00"/>
    <w:family w:val="swiss"/>
    <w:pitch w:val="variable"/>
    <w:sig w:usb0="A00002C7" w:usb1="00000002" w:usb2="00000000" w:usb3="00000000" w:csb0="0000019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A7D45"/>
    <w:rsid w:val="000010B8"/>
    <w:rsid w:val="00012F37"/>
    <w:rsid w:val="000470F9"/>
    <w:rsid w:val="00063A4F"/>
    <w:rsid w:val="0008654A"/>
    <w:rsid w:val="000C6F98"/>
    <w:rsid w:val="000D6F8C"/>
    <w:rsid w:val="000F3C06"/>
    <w:rsid w:val="00121615"/>
    <w:rsid w:val="00152CD0"/>
    <w:rsid w:val="00165F10"/>
    <w:rsid w:val="0019158E"/>
    <w:rsid w:val="001A2D6D"/>
    <w:rsid w:val="001D2FBD"/>
    <w:rsid w:val="001E23BF"/>
    <w:rsid w:val="001F57A4"/>
    <w:rsid w:val="0020295F"/>
    <w:rsid w:val="00213CB2"/>
    <w:rsid w:val="0021418F"/>
    <w:rsid w:val="00232091"/>
    <w:rsid w:val="00264E32"/>
    <w:rsid w:val="0026579A"/>
    <w:rsid w:val="002A7178"/>
    <w:rsid w:val="002B08F7"/>
    <w:rsid w:val="002C00C7"/>
    <w:rsid w:val="002D1F02"/>
    <w:rsid w:val="002F7371"/>
    <w:rsid w:val="0030597D"/>
    <w:rsid w:val="003829F6"/>
    <w:rsid w:val="003918CC"/>
    <w:rsid w:val="003C42D9"/>
    <w:rsid w:val="003E6206"/>
    <w:rsid w:val="003F3040"/>
    <w:rsid w:val="00412D25"/>
    <w:rsid w:val="004318FC"/>
    <w:rsid w:val="0043197C"/>
    <w:rsid w:val="00456F0B"/>
    <w:rsid w:val="004A5801"/>
    <w:rsid w:val="004D4A1F"/>
    <w:rsid w:val="004F6031"/>
    <w:rsid w:val="005170BE"/>
    <w:rsid w:val="005250FF"/>
    <w:rsid w:val="00540DD0"/>
    <w:rsid w:val="005748E2"/>
    <w:rsid w:val="005A3CFB"/>
    <w:rsid w:val="005A4598"/>
    <w:rsid w:val="005D4CAC"/>
    <w:rsid w:val="005E4E92"/>
    <w:rsid w:val="005F54A4"/>
    <w:rsid w:val="00606AD2"/>
    <w:rsid w:val="006529C8"/>
    <w:rsid w:val="006839CF"/>
    <w:rsid w:val="006C2811"/>
    <w:rsid w:val="006C2A28"/>
    <w:rsid w:val="00720079"/>
    <w:rsid w:val="007229FF"/>
    <w:rsid w:val="00735AC7"/>
    <w:rsid w:val="007946BF"/>
    <w:rsid w:val="007A000A"/>
    <w:rsid w:val="007C15A0"/>
    <w:rsid w:val="007E74F2"/>
    <w:rsid w:val="00837399"/>
    <w:rsid w:val="008A2497"/>
    <w:rsid w:val="008A6141"/>
    <w:rsid w:val="008A7D45"/>
    <w:rsid w:val="008B585E"/>
    <w:rsid w:val="008D3B86"/>
    <w:rsid w:val="008E005F"/>
    <w:rsid w:val="008F17D1"/>
    <w:rsid w:val="00937AA3"/>
    <w:rsid w:val="00957A27"/>
    <w:rsid w:val="009B6D87"/>
    <w:rsid w:val="00A0469D"/>
    <w:rsid w:val="00A23922"/>
    <w:rsid w:val="00A27FCB"/>
    <w:rsid w:val="00A3445E"/>
    <w:rsid w:val="00B36861"/>
    <w:rsid w:val="00BA6B5E"/>
    <w:rsid w:val="00BB2133"/>
    <w:rsid w:val="00C607A2"/>
    <w:rsid w:val="00C717A3"/>
    <w:rsid w:val="00C90394"/>
    <w:rsid w:val="00CD6EC5"/>
    <w:rsid w:val="00CE72F5"/>
    <w:rsid w:val="00CF47EC"/>
    <w:rsid w:val="00D13D5F"/>
    <w:rsid w:val="00D304BA"/>
    <w:rsid w:val="00D30C14"/>
    <w:rsid w:val="00D3244F"/>
    <w:rsid w:val="00D35066"/>
    <w:rsid w:val="00D41F14"/>
    <w:rsid w:val="00D534AC"/>
    <w:rsid w:val="00DA12BA"/>
    <w:rsid w:val="00DB5EEC"/>
    <w:rsid w:val="00DC03E1"/>
    <w:rsid w:val="00DE70A1"/>
    <w:rsid w:val="00E435C8"/>
    <w:rsid w:val="00E472E5"/>
    <w:rsid w:val="00E835A1"/>
    <w:rsid w:val="00E93262"/>
    <w:rsid w:val="00EA3E88"/>
    <w:rsid w:val="00EC38C1"/>
    <w:rsid w:val="00ED6601"/>
    <w:rsid w:val="00F32054"/>
    <w:rsid w:val="00F348AD"/>
    <w:rsid w:val="00F52C88"/>
    <w:rsid w:val="00FC30F2"/>
    <w:rsid w:val="00FF1FA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A7D45"/>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33da979-0b5d-4214-8060-06e743796f27">
      <Terms xmlns="http://schemas.microsoft.com/office/infopath/2007/PartnerControls"/>
    </lcf76f155ced4ddcb4097134ff3c332f>
    <TaxCatchAll xmlns="532477ba-2cf7-4942-afdf-ffc28329dfcb" xsi:nil="true"/>
    <Comments xmlns="133da979-0b5d-4214-8060-06e743796f27"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2C7A9D6CC2FC948AB1C74B898911309" ma:contentTypeVersion="16" ma:contentTypeDescription="Create a new document." ma:contentTypeScope="" ma:versionID="3c0ad1bccaf22e31ca5da36b0e3bbb02">
  <xsd:schema xmlns:xsd="http://www.w3.org/2001/XMLSchema" xmlns:xs="http://www.w3.org/2001/XMLSchema" xmlns:p="http://schemas.microsoft.com/office/2006/metadata/properties" xmlns:ns2="133da979-0b5d-4214-8060-06e743796f27" xmlns:ns3="532477ba-2cf7-4942-afdf-ffc28329dfcb" targetNamespace="http://schemas.microsoft.com/office/2006/metadata/properties" ma:root="true" ma:fieldsID="81680b8fe80ee6282b44b84c08d959bc" ns2:_="" ns3:_="">
    <xsd:import namespace="133da979-0b5d-4214-8060-06e743796f27"/>
    <xsd:import namespace="532477ba-2cf7-4942-afdf-ffc28329dfcb"/>
    <xsd:element name="properties">
      <xsd:complexType>
        <xsd:sequence>
          <xsd:element name="documentManagement">
            <xsd:complexType>
              <xsd:all>
                <xsd:element ref="ns2:Comments" minOccurs="0"/>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MediaServiceSearchPropertie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3da979-0b5d-4214-8060-06e743796f27" elementFormDefault="qualified">
    <xsd:import namespace="http://schemas.microsoft.com/office/2006/documentManagement/types"/>
    <xsd:import namespace="http://schemas.microsoft.com/office/infopath/2007/PartnerControls"/>
    <xsd:element name="Comments" ma:index="1" nillable="true" ma:displayName="Comments" ma:format="Dropdown" ma:internalName="Comments" ma:readOnly="false">
      <xsd:simpleType>
        <xsd:restriction base="dms:Note">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248401e6-9f98-44c8-bbf7-d770b9328643"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hidden="true" ma:internalName="MediaServiceOCR"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32477ba-2cf7-4942-afdf-ffc28329dfcb" elementFormDefault="qualified">
    <xsd:import namespace="http://schemas.microsoft.com/office/2006/documentManagement/types"/>
    <xsd:import namespace="http://schemas.microsoft.com/office/infopath/2007/PartnerControls"/>
    <xsd:element name="SharedWithUsers" ma:index="12"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hidden="true" ma:internalName="SharedWithDetails" ma:readOnly="true">
      <xsd:simpleType>
        <xsd:restriction base="dms:Note"/>
      </xsd:simpleType>
    </xsd:element>
    <xsd:element name="TaxCatchAll" ma:index="21" nillable="true" ma:displayName="Taxonomy Catch All Column" ma:hidden="true" ma:list="{9afe7951-93bd-4db9-a0e7-8ab8850c517a}" ma:internalName="TaxCatchAll" ma:readOnly="false" ma:showField="CatchAllData" ma:web="532477ba-2cf7-4942-afdf-ffc28329dfc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B0AE76F-C618-4E54-AFDA-691AF3271AAA}">
  <ds:schemaRefs>
    <ds:schemaRef ds:uri="http://schemas.openxmlformats.org/officeDocument/2006/bibliography"/>
  </ds:schemaRefs>
</ds:datastoreItem>
</file>

<file path=customXml/itemProps2.xml><?xml version="1.0" encoding="utf-8"?>
<ds:datastoreItem xmlns:ds="http://schemas.openxmlformats.org/officeDocument/2006/customXml" ds:itemID="{EDE1E6A3-12AE-47E4-A25C-D57E14E255BB}">
  <ds:schemaRefs>
    <ds:schemaRef ds:uri="http://schemas.microsoft.com/office/2006/metadata/properties"/>
    <ds:schemaRef ds:uri="http://schemas.microsoft.com/office/infopath/2007/PartnerControls"/>
    <ds:schemaRef ds:uri="133da979-0b5d-4214-8060-06e743796f27"/>
    <ds:schemaRef ds:uri="532477ba-2cf7-4942-afdf-ffc28329dfcb"/>
  </ds:schemaRefs>
</ds:datastoreItem>
</file>

<file path=customXml/itemProps3.xml><?xml version="1.0" encoding="utf-8"?>
<ds:datastoreItem xmlns:ds="http://schemas.openxmlformats.org/officeDocument/2006/customXml" ds:itemID="{CE52B32B-24EF-4FC3-816D-5CC1AE9F4A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3da979-0b5d-4214-8060-06e743796f27"/>
    <ds:schemaRef ds:uri="532477ba-2cf7-4942-afdf-ffc28329dfc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E5CC0A4-F8DC-4E98-A794-270637754D7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infor.dotm</Template>
  <TotalTime>485</TotalTime>
  <Pages>15</Pages>
  <Words>1664</Words>
  <Characters>10515</Characters>
  <Application>Microsoft Office Word</Application>
  <DocSecurity>0</DocSecurity>
  <Lines>87</Lines>
  <Paragraphs>24</Paragraphs>
  <ScaleCrop>false</ScaleCrop>
  <Company>Infor</Company>
  <LinksUpToDate>false</LinksUpToDate>
  <CharactersWithSpaces>12155</CharactersWithSpaces>
  <SharedDoc>false</SharedDoc>
  <HLinks>
    <vt:vector size="120" baseType="variant">
      <vt:variant>
        <vt:i4>7274525</vt:i4>
      </vt:variant>
      <vt:variant>
        <vt:i4>81</vt:i4>
      </vt:variant>
      <vt:variant>
        <vt:i4>0</vt:i4>
      </vt:variant>
      <vt:variant>
        <vt:i4>5</vt:i4>
      </vt:variant>
      <vt:variant>
        <vt:lpwstr>https://mingle-portal.inforcloudsuite.com/v2/NMR2N66J9P445R7P_AX4</vt:lpwstr>
      </vt:variant>
      <vt:variant>
        <vt:lpwstr/>
      </vt:variant>
      <vt:variant>
        <vt:i4>2031673</vt:i4>
      </vt:variant>
      <vt:variant>
        <vt:i4>74</vt:i4>
      </vt:variant>
      <vt:variant>
        <vt:i4>0</vt:i4>
      </vt:variant>
      <vt:variant>
        <vt:i4>5</vt:i4>
      </vt:variant>
      <vt:variant>
        <vt:lpwstr/>
      </vt:variant>
      <vt:variant>
        <vt:lpwstr>_Toc202383183</vt:lpwstr>
      </vt:variant>
      <vt:variant>
        <vt:i4>2031673</vt:i4>
      </vt:variant>
      <vt:variant>
        <vt:i4>68</vt:i4>
      </vt:variant>
      <vt:variant>
        <vt:i4>0</vt:i4>
      </vt:variant>
      <vt:variant>
        <vt:i4>5</vt:i4>
      </vt:variant>
      <vt:variant>
        <vt:lpwstr/>
      </vt:variant>
      <vt:variant>
        <vt:lpwstr>_Toc202383182</vt:lpwstr>
      </vt:variant>
      <vt:variant>
        <vt:i4>2031673</vt:i4>
      </vt:variant>
      <vt:variant>
        <vt:i4>62</vt:i4>
      </vt:variant>
      <vt:variant>
        <vt:i4>0</vt:i4>
      </vt:variant>
      <vt:variant>
        <vt:i4>5</vt:i4>
      </vt:variant>
      <vt:variant>
        <vt:lpwstr/>
      </vt:variant>
      <vt:variant>
        <vt:lpwstr>_Toc202383181</vt:lpwstr>
      </vt:variant>
      <vt:variant>
        <vt:i4>2031673</vt:i4>
      </vt:variant>
      <vt:variant>
        <vt:i4>56</vt:i4>
      </vt:variant>
      <vt:variant>
        <vt:i4>0</vt:i4>
      </vt:variant>
      <vt:variant>
        <vt:i4>5</vt:i4>
      </vt:variant>
      <vt:variant>
        <vt:lpwstr/>
      </vt:variant>
      <vt:variant>
        <vt:lpwstr>_Toc202383180</vt:lpwstr>
      </vt:variant>
      <vt:variant>
        <vt:i4>1048633</vt:i4>
      </vt:variant>
      <vt:variant>
        <vt:i4>50</vt:i4>
      </vt:variant>
      <vt:variant>
        <vt:i4>0</vt:i4>
      </vt:variant>
      <vt:variant>
        <vt:i4>5</vt:i4>
      </vt:variant>
      <vt:variant>
        <vt:lpwstr/>
      </vt:variant>
      <vt:variant>
        <vt:lpwstr>_Toc202383179</vt:lpwstr>
      </vt:variant>
      <vt:variant>
        <vt:i4>1048633</vt:i4>
      </vt:variant>
      <vt:variant>
        <vt:i4>44</vt:i4>
      </vt:variant>
      <vt:variant>
        <vt:i4>0</vt:i4>
      </vt:variant>
      <vt:variant>
        <vt:i4>5</vt:i4>
      </vt:variant>
      <vt:variant>
        <vt:lpwstr/>
      </vt:variant>
      <vt:variant>
        <vt:lpwstr>_Toc202383178</vt:lpwstr>
      </vt:variant>
      <vt:variant>
        <vt:i4>1048633</vt:i4>
      </vt:variant>
      <vt:variant>
        <vt:i4>38</vt:i4>
      </vt:variant>
      <vt:variant>
        <vt:i4>0</vt:i4>
      </vt:variant>
      <vt:variant>
        <vt:i4>5</vt:i4>
      </vt:variant>
      <vt:variant>
        <vt:lpwstr/>
      </vt:variant>
      <vt:variant>
        <vt:lpwstr>_Toc202383177</vt:lpwstr>
      </vt:variant>
      <vt:variant>
        <vt:i4>1048633</vt:i4>
      </vt:variant>
      <vt:variant>
        <vt:i4>32</vt:i4>
      </vt:variant>
      <vt:variant>
        <vt:i4>0</vt:i4>
      </vt:variant>
      <vt:variant>
        <vt:i4>5</vt:i4>
      </vt:variant>
      <vt:variant>
        <vt:lpwstr/>
      </vt:variant>
      <vt:variant>
        <vt:lpwstr>_Toc202383176</vt:lpwstr>
      </vt:variant>
      <vt:variant>
        <vt:i4>1048633</vt:i4>
      </vt:variant>
      <vt:variant>
        <vt:i4>26</vt:i4>
      </vt:variant>
      <vt:variant>
        <vt:i4>0</vt:i4>
      </vt:variant>
      <vt:variant>
        <vt:i4>5</vt:i4>
      </vt:variant>
      <vt:variant>
        <vt:lpwstr/>
      </vt:variant>
      <vt:variant>
        <vt:lpwstr>_Toc202383175</vt:lpwstr>
      </vt:variant>
      <vt:variant>
        <vt:i4>1048633</vt:i4>
      </vt:variant>
      <vt:variant>
        <vt:i4>20</vt:i4>
      </vt:variant>
      <vt:variant>
        <vt:i4>0</vt:i4>
      </vt:variant>
      <vt:variant>
        <vt:i4>5</vt:i4>
      </vt:variant>
      <vt:variant>
        <vt:lpwstr/>
      </vt:variant>
      <vt:variant>
        <vt:lpwstr>_Toc202383174</vt:lpwstr>
      </vt:variant>
      <vt:variant>
        <vt:i4>1048633</vt:i4>
      </vt:variant>
      <vt:variant>
        <vt:i4>14</vt:i4>
      </vt:variant>
      <vt:variant>
        <vt:i4>0</vt:i4>
      </vt:variant>
      <vt:variant>
        <vt:i4>5</vt:i4>
      </vt:variant>
      <vt:variant>
        <vt:lpwstr/>
      </vt:variant>
      <vt:variant>
        <vt:lpwstr>_Toc202383173</vt:lpwstr>
      </vt:variant>
      <vt:variant>
        <vt:i4>1048633</vt:i4>
      </vt:variant>
      <vt:variant>
        <vt:i4>8</vt:i4>
      </vt:variant>
      <vt:variant>
        <vt:i4>0</vt:i4>
      </vt:variant>
      <vt:variant>
        <vt:i4>5</vt:i4>
      </vt:variant>
      <vt:variant>
        <vt:lpwstr/>
      </vt:variant>
      <vt:variant>
        <vt:lpwstr>_Toc202383172</vt:lpwstr>
      </vt:variant>
      <vt:variant>
        <vt:i4>8257552</vt:i4>
      </vt:variant>
      <vt:variant>
        <vt:i4>0</vt:i4>
      </vt:variant>
      <vt:variant>
        <vt:i4>0</vt:i4>
      </vt:variant>
      <vt:variant>
        <vt:i4>5</vt:i4>
      </vt:variant>
      <vt:variant>
        <vt:lpwstr>https://inforonline.sharepoint.com/:w:/r/sites/PWA-StateOfNewHampshire/Shared Documents/050 Project Implementation/040 RICE/RICE Artifacts/FIN/Interfaces/BL %26 AR/FSM Layout/SONH_ANA-050+DES-020_INT_FIN_011 Receivable Payment Import/SONH_ANA-050+DES-020_INT_FIN_011 Receivable Payment Import.docx?d=w28f15126edcb4373ad2a5e5c22407256&amp;csf=1&amp;web=1&amp;e=aY4QAZ</vt:lpwstr>
      </vt:variant>
      <vt:variant>
        <vt:lpwstr/>
      </vt:variant>
      <vt:variant>
        <vt:i4>4784178</vt:i4>
      </vt:variant>
      <vt:variant>
        <vt:i4>15</vt:i4>
      </vt:variant>
      <vt:variant>
        <vt:i4>0</vt:i4>
      </vt:variant>
      <vt:variant>
        <vt:i4>5</vt:i4>
      </vt:variant>
      <vt:variant>
        <vt:lpwstr>mailto:moriel.handugan@infor.com</vt:lpwstr>
      </vt:variant>
      <vt:variant>
        <vt:lpwstr/>
      </vt:variant>
      <vt:variant>
        <vt:i4>4784178</vt:i4>
      </vt:variant>
      <vt:variant>
        <vt:i4>12</vt:i4>
      </vt:variant>
      <vt:variant>
        <vt:i4>0</vt:i4>
      </vt:variant>
      <vt:variant>
        <vt:i4>5</vt:i4>
      </vt:variant>
      <vt:variant>
        <vt:lpwstr>mailto:moriel.handugan@infor.com</vt:lpwstr>
      </vt:variant>
      <vt:variant>
        <vt:lpwstr/>
      </vt:variant>
      <vt:variant>
        <vt:i4>5177406</vt:i4>
      </vt:variant>
      <vt:variant>
        <vt:i4>9</vt:i4>
      </vt:variant>
      <vt:variant>
        <vt:i4>0</vt:i4>
      </vt:variant>
      <vt:variant>
        <vt:i4>5</vt:i4>
      </vt:variant>
      <vt:variant>
        <vt:lpwstr>mailto:iriemack.pable@infor.com</vt:lpwstr>
      </vt:variant>
      <vt:variant>
        <vt:lpwstr/>
      </vt:variant>
      <vt:variant>
        <vt:i4>4784178</vt:i4>
      </vt:variant>
      <vt:variant>
        <vt:i4>6</vt:i4>
      </vt:variant>
      <vt:variant>
        <vt:i4>0</vt:i4>
      </vt:variant>
      <vt:variant>
        <vt:i4>5</vt:i4>
      </vt:variant>
      <vt:variant>
        <vt:lpwstr>mailto:moriel.handugan@infor.com</vt:lpwstr>
      </vt:variant>
      <vt:variant>
        <vt:lpwstr/>
      </vt:variant>
      <vt:variant>
        <vt:i4>18</vt:i4>
      </vt:variant>
      <vt:variant>
        <vt:i4>3</vt:i4>
      </vt:variant>
      <vt:variant>
        <vt:i4>0</vt:i4>
      </vt:variant>
      <vt:variant>
        <vt:i4>5</vt:i4>
      </vt:variant>
      <vt:variant>
        <vt:lpwstr>https://inforonline.sharepoint.com/:w:/r/sites/PWA-StateOfNewHampshire/Shared Documents/050 Project Implementation/040 RICE/RICE Artifacts/FIN/Extensions/SoNH_ANA-050+DES-020_EXT_FIN_070_GL Transaction Interface Job Schedule/SoNH - TES-070 - EXT_FIN_070_GL Transaction Interface Job Schedule.docx?d=w26a22369b4bd488e8e7189879cfd8e5d&amp;csf=1&amp;web=1&amp;e=QNgky2&amp;nav=eyJoIjoiMTk3NDk5MjYxOSJ9</vt:lpwstr>
      </vt:variant>
      <vt:variant>
        <vt:lpwstr/>
      </vt:variant>
      <vt:variant>
        <vt:i4>4784178</vt:i4>
      </vt:variant>
      <vt:variant>
        <vt:i4>0</vt:i4>
      </vt:variant>
      <vt:variant>
        <vt:i4>0</vt:i4>
      </vt:variant>
      <vt:variant>
        <vt:i4>5</vt:i4>
      </vt:variant>
      <vt:variant>
        <vt:lpwstr>mailto:moriel.handugan@infor.com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TES-070 Custom Interface Unit Test Results</dc:title>
  <dc:subject>Employee Record</dc:subject>
  <dc:creator>Ermena Corpuz</dc:creator>
  <cp:keywords>IPM</cp:keywords>
  <cp:lastModifiedBy>Ivy Cafe</cp:lastModifiedBy>
  <cp:revision>105</cp:revision>
  <cp:lastPrinted>2013-08-14T02:04:00Z</cp:lastPrinted>
  <dcterms:created xsi:type="dcterms:W3CDTF">2025-09-10T08:21:00Z</dcterms:created>
  <dcterms:modified xsi:type="dcterms:W3CDTF">2025-09-11T13:16:00Z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0x010100F2C7A9D6CC2FC948AB1C74B898911309</vt:lpwstr>
  </property>
  <property fmtid="{D5CDD505-2E9C-101B-9397-08002B2CF9AE}" pid="3" name="MediaServiceImageTags">
    <vt:lpwstr/>
  </property>
</Properties>
</file>