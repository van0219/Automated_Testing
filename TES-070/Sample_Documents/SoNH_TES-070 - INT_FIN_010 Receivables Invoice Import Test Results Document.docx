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E5B9" w14:textId="77777777" w:rsidR="002769F7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2EBE5BA" w14:textId="447682AC" w:rsidR="00941EF9" w:rsidRDefault="00F92CF9">
          <w:pPr>
            <w:pStyle w:val="Title-Major"/>
          </w:pPr>
          <w:r w:rsidRPr="00E505C3">
            <w:t>TES-0</w:t>
          </w:r>
          <w:r w:rsidR="0059213D" w:rsidRPr="00E505C3">
            <w:t>7</w:t>
          </w:r>
          <w:r w:rsidR="00486708" w:rsidRPr="00E505C3">
            <w:t>0</w:t>
          </w:r>
          <w:r w:rsidRPr="00E505C3">
            <w:t xml:space="preserve"> </w:t>
          </w:r>
          <w:r w:rsidR="00A07A68" w:rsidRPr="00E505C3">
            <w:t xml:space="preserve">Custom </w:t>
          </w:r>
          <w:r w:rsidR="00E505C3" w:rsidRPr="00E505C3">
            <w:t>Interface</w:t>
          </w:r>
          <w:r w:rsidR="00A07A68" w:rsidRPr="00E505C3">
            <w:t xml:space="preserve"> Unit</w:t>
          </w:r>
          <w:r w:rsidR="00486708" w:rsidRPr="00E505C3">
            <w:t xml:space="preserve"> Test </w:t>
          </w:r>
          <w:r w:rsidR="0059213D" w:rsidRPr="00E505C3">
            <w:t>Results</w:t>
          </w:r>
        </w:p>
      </w:sdtContent>
    </w:sdt>
    <w:p w14:paraId="030A988F" w14:textId="5AD897B0" w:rsidR="0036293E" w:rsidRPr="00C8510F" w:rsidRDefault="002717AE" w:rsidP="0036293E">
      <w:pPr>
        <w:pStyle w:val="Subject"/>
        <w:rPr>
          <w:rStyle w:val="HighlightedVariable"/>
        </w:rPr>
      </w:pPr>
      <w:r w:rsidRPr="002717AE">
        <w:rPr>
          <w:color w:val="13A3F7"/>
        </w:rPr>
        <w:t>State of New Hampshir</w:t>
      </w:r>
      <w:r>
        <w:rPr>
          <w:color w:val="13A3F7"/>
        </w:rPr>
        <w:t>e</w:t>
      </w:r>
      <w:r w:rsidR="0036293E" w:rsidRPr="58CE6ED2">
        <w:rPr>
          <w:rStyle w:val="HighlightedVariable"/>
        </w:rPr>
        <w:t xml:space="preserve"> </w:t>
      </w:r>
    </w:p>
    <w:p w14:paraId="42EBE5BD" w14:textId="78450A6E" w:rsidR="00941EF9" w:rsidRDefault="002717AE" w:rsidP="002E6210">
      <w:pPr>
        <w:pStyle w:val="BodyText"/>
      </w:pPr>
      <w:r w:rsidRPr="002717AE">
        <w:rPr>
          <w:color w:val="13A3F7"/>
          <w:sz w:val="48"/>
        </w:rPr>
        <w:t>SoNH_</w:t>
      </w:r>
      <w:r w:rsidR="00F117CF">
        <w:rPr>
          <w:color w:val="13A3F7"/>
          <w:sz w:val="48"/>
        </w:rPr>
        <w:t>INT</w:t>
      </w:r>
      <w:r w:rsidR="00AC7F42" w:rsidRPr="00AC7F42">
        <w:rPr>
          <w:color w:val="13A3F7"/>
          <w:sz w:val="48"/>
        </w:rPr>
        <w:t>_</w:t>
      </w:r>
      <w:r w:rsidR="00AF3718">
        <w:rPr>
          <w:color w:val="13A3F7"/>
          <w:sz w:val="48"/>
        </w:rPr>
        <w:t>FIN</w:t>
      </w:r>
      <w:r w:rsidR="00AC7F42" w:rsidRPr="00AC7F42">
        <w:rPr>
          <w:color w:val="13A3F7"/>
          <w:sz w:val="48"/>
        </w:rPr>
        <w:t>_</w:t>
      </w:r>
      <w:r w:rsidR="00932C60">
        <w:rPr>
          <w:color w:val="13A3F7"/>
          <w:sz w:val="48"/>
        </w:rPr>
        <w:t>0</w:t>
      </w:r>
      <w:r w:rsidR="004E4237">
        <w:rPr>
          <w:color w:val="13A3F7"/>
          <w:sz w:val="48"/>
        </w:rPr>
        <w:t>1</w:t>
      </w:r>
      <w:r w:rsidR="007E7FB1">
        <w:rPr>
          <w:color w:val="13A3F7"/>
          <w:sz w:val="48"/>
        </w:rPr>
        <w:t>0</w:t>
      </w:r>
      <w:r w:rsidR="00AC7F42" w:rsidRPr="00AC7F42">
        <w:rPr>
          <w:color w:val="13A3F7"/>
          <w:sz w:val="48"/>
        </w:rPr>
        <w:t xml:space="preserve"> </w:t>
      </w:r>
      <w:r w:rsidR="000F7640">
        <w:rPr>
          <w:color w:val="13A3F7"/>
          <w:sz w:val="48"/>
        </w:rPr>
        <w:t xml:space="preserve">AR </w:t>
      </w:r>
      <w:r w:rsidR="007E7FB1">
        <w:rPr>
          <w:color w:val="13A3F7"/>
          <w:sz w:val="48"/>
        </w:rPr>
        <w:t>Invoice Inbound I</w:t>
      </w:r>
      <w:r w:rsidR="00777943">
        <w:rPr>
          <w:color w:val="13A3F7"/>
          <w:sz w:val="48"/>
        </w:rPr>
        <w:t>nterface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83"/>
        <w:gridCol w:w="4374"/>
      </w:tblGrid>
      <w:tr w:rsidR="00976FDA" w14:paraId="42EBE5C0" w14:textId="77777777" w:rsidTr="009D7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3" w:type="dxa"/>
          </w:tcPr>
          <w:p w14:paraId="42EBE5BE" w14:textId="77777777" w:rsidR="00976FDA" w:rsidRDefault="00976FDA" w:rsidP="002F4B49">
            <w:pPr>
              <w:pStyle w:val="BodyText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4374" w:type="dxa"/>
          </w:tcPr>
          <w:p w14:paraId="42EBE5BF" w14:textId="77777777" w:rsidR="00976FDA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14:paraId="42EBE5C3" w14:textId="77777777" w:rsidTr="009D7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3" w:type="dxa"/>
          </w:tcPr>
          <w:p w14:paraId="42EBE5C1" w14:textId="77777777" w:rsidR="00976FDA" w:rsidRPr="00FA128A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4374" w:type="dxa"/>
          </w:tcPr>
          <w:p w14:paraId="42EBE5C2" w14:textId="168FBEF7" w:rsidR="00976FDA" w:rsidRPr="00FA128A" w:rsidRDefault="007E7FB1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>
              <w:t>Ivy Cafe</w:t>
            </w:r>
          </w:p>
        </w:tc>
      </w:tr>
      <w:tr w:rsidR="00976FDA" w14:paraId="42EBE5C6" w14:textId="77777777" w:rsidTr="009D7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3" w:type="dxa"/>
          </w:tcPr>
          <w:p w14:paraId="42EBE5C4" w14:textId="77777777" w:rsidR="00976FDA" w:rsidRPr="00FA128A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4374" w:type="dxa"/>
          </w:tcPr>
          <w:p w14:paraId="42EBE5C5" w14:textId="06FB2A6D" w:rsidR="00976FDA" w:rsidRPr="00FA128A" w:rsidRDefault="00AC7F42" w:rsidP="002F4B49">
            <w:pPr>
              <w:pStyle w:val="BodyText"/>
              <w:spacing w:beforeLines="20" w:before="48" w:afterLines="20" w:after="48"/>
              <w:ind w:left="0" w:right="567"/>
            </w:pPr>
            <w:r>
              <w:t>0</w:t>
            </w:r>
            <w:r w:rsidR="00E512AE">
              <w:t>7</w:t>
            </w:r>
            <w:r w:rsidR="00D22D16">
              <w:t>/</w:t>
            </w:r>
            <w:r w:rsidR="00E512AE">
              <w:t>1</w:t>
            </w:r>
            <w:r w:rsidR="002D00F1">
              <w:t>8</w:t>
            </w:r>
            <w:r w:rsidR="00D22D16">
              <w:t>/2025</w:t>
            </w:r>
          </w:p>
        </w:tc>
      </w:tr>
      <w:tr w:rsidR="009D7887" w14:paraId="42EBE5C9" w14:textId="77777777" w:rsidTr="009D7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3" w:type="dxa"/>
          </w:tcPr>
          <w:p w14:paraId="42EBE5C7" w14:textId="77777777" w:rsidR="009D7887" w:rsidRPr="00FA128A" w:rsidRDefault="009D7887" w:rsidP="009D7887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4374" w:type="dxa"/>
          </w:tcPr>
          <w:p w14:paraId="42EBE5C8" w14:textId="745AC32C" w:rsidR="009D7887" w:rsidRPr="00FA128A" w:rsidRDefault="00E512AE" w:rsidP="009D7887">
            <w:pPr>
              <w:pStyle w:val="BodyText"/>
              <w:spacing w:beforeLines="20" w:before="48" w:afterLines="20" w:after="48"/>
              <w:ind w:left="0" w:right="567"/>
            </w:pPr>
            <w:r>
              <w:t>07/1</w:t>
            </w:r>
            <w:r w:rsidR="002D00F1">
              <w:t>8</w:t>
            </w:r>
            <w:r>
              <w:t>/2025</w:t>
            </w:r>
          </w:p>
        </w:tc>
      </w:tr>
      <w:tr w:rsidR="00976FDA" w14:paraId="42EBE5CC" w14:textId="77777777" w:rsidTr="009D7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3" w:type="dxa"/>
          </w:tcPr>
          <w:p w14:paraId="42EBE5CA" w14:textId="77777777" w:rsidR="00976FDA" w:rsidRPr="00FA128A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4374" w:type="dxa"/>
          </w:tcPr>
          <w:p w14:paraId="42EBE5CB" w14:textId="2C4543F8" w:rsidR="00976FDA" w:rsidRPr="00DC5FD2" w:rsidRDefault="00777943" w:rsidP="00D22D16">
            <w:pPr>
              <w:pStyle w:val="BodyText"/>
              <w:spacing w:beforeLines="20" w:before="48" w:afterLines="20" w:after="48"/>
              <w:ind w:left="0" w:right="567"/>
            </w:pPr>
            <w:hyperlink r:id="rId11" w:history="1">
              <w:r w:rsidRPr="00777943">
                <w:rPr>
                  <w:rFonts w:eastAsia="Times New Roman" w:cs="Times New Roman"/>
                  <w:color w:val="0000FF"/>
                  <w:sz w:val="20"/>
                  <w:szCs w:val="20"/>
                  <w:u w:val="single"/>
                </w:rPr>
                <w:t>SoNH_ANA-050+DES-020_INT_FIN_AR Invoice Inbound Interface_v1.1.docx</w:t>
              </w:r>
            </w:hyperlink>
          </w:p>
        </w:tc>
      </w:tr>
      <w:tr w:rsidR="00976FDA" w14:paraId="42EBE5CF" w14:textId="77777777" w:rsidTr="009D7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3" w:type="dxa"/>
          </w:tcPr>
          <w:p w14:paraId="42EBE5CD" w14:textId="77777777" w:rsidR="00976FDA" w:rsidRPr="00FA128A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4374" w:type="dxa"/>
          </w:tcPr>
          <w:p w14:paraId="42EBE5CE" w14:textId="4796AB57" w:rsidR="00976FDA" w:rsidRPr="00E3412E" w:rsidRDefault="00C61955" w:rsidP="002F4B4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  <w:lang w:val="fr-FR"/>
              </w:rPr>
              <w:t>1</w:t>
            </w:r>
            <w:r w:rsidR="00217A23">
              <w:rPr>
                <w:rStyle w:val="HighlightedVariable"/>
                <w:lang w:val="fr-FR"/>
              </w:rPr>
              <w:t>.0</w:t>
            </w:r>
          </w:p>
        </w:tc>
      </w:tr>
    </w:tbl>
    <w:p w14:paraId="42EBE5D0" w14:textId="77777777" w:rsidR="00976FDA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4"/>
        <w:gridCol w:w="4363"/>
      </w:tblGrid>
      <w:tr w:rsidR="00976FDA" w14:paraId="42EBE5D3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42EBE5D1" w14:textId="77777777" w:rsidR="00976FDA" w:rsidRDefault="00976FDA" w:rsidP="002F4B49">
            <w:pPr>
              <w:pStyle w:val="BodyText"/>
              <w:spacing w:before="60" w:after="60"/>
              <w:ind w:left="0"/>
            </w:pPr>
            <w:r>
              <w:t>Approvals</w:t>
            </w:r>
          </w:p>
        </w:tc>
        <w:tc>
          <w:tcPr>
            <w:tcW w:w="4410" w:type="dxa"/>
          </w:tcPr>
          <w:p w14:paraId="42EBE5D2" w14:textId="77777777" w:rsidR="00976FDA" w:rsidRDefault="00976FDA" w:rsidP="002F4B49">
            <w:pPr>
              <w:pStyle w:val="BodyText"/>
              <w:spacing w:before="60" w:after="60"/>
              <w:ind w:left="0"/>
            </w:pPr>
            <w:r>
              <w:t>Position</w:t>
            </w:r>
          </w:p>
        </w:tc>
      </w:tr>
      <w:tr w:rsidR="00976FDA" w14:paraId="42EBE5D6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2EBE5D4" w14:textId="1A08CF4A" w:rsidR="00976FDA" w:rsidRPr="00FA128A" w:rsidRDefault="00976FDA" w:rsidP="002F4B49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42EBE5D5" w14:textId="77777777" w:rsidR="00976FDA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14:paraId="42EBE5D9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42EBE5D7" w14:textId="0E1CCBC4" w:rsidR="00976FDA" w:rsidRPr="00FA128A" w:rsidRDefault="00976FDA" w:rsidP="002F4B49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42EBE5D8" w14:textId="77777777" w:rsidR="00976FDA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42EBE5DA" w14:textId="77777777" w:rsidR="00976FDA" w:rsidRDefault="00976FDA">
      <w:pPr>
        <w:pStyle w:val="BodyText"/>
      </w:pPr>
    </w:p>
    <w:p w14:paraId="42EBE5DB" w14:textId="77777777" w:rsidR="00976FDA" w:rsidRDefault="00976FDA">
      <w:pPr>
        <w:pStyle w:val="BodyText"/>
      </w:pPr>
    </w:p>
    <w:p w14:paraId="42EBE5DC" w14:textId="77777777" w:rsidR="00C201DB" w:rsidRDefault="00C201DB">
      <w:pPr>
        <w:pStyle w:val="BodyText"/>
      </w:pPr>
    </w:p>
    <w:p w14:paraId="42EBE5DD" w14:textId="77777777" w:rsidR="00C201DB" w:rsidRDefault="00C201DB">
      <w:pPr>
        <w:pStyle w:val="BodyText"/>
      </w:pPr>
    </w:p>
    <w:p w14:paraId="42EBE5DE" w14:textId="77777777" w:rsidR="00941EF9" w:rsidRPr="00D25469" w:rsidRDefault="00941EF9" w:rsidP="00D25469">
      <w:pPr>
        <w:pStyle w:val="Heading1"/>
      </w:pPr>
      <w:bookmarkStart w:id="0" w:name="_Toc207148569"/>
      <w:r w:rsidRPr="00D25469">
        <w:lastRenderedPageBreak/>
        <w:t>Document Control</w:t>
      </w:r>
      <w:bookmarkEnd w:id="0"/>
    </w:p>
    <w:p w14:paraId="42EBE5DF" w14:textId="77777777" w:rsidR="00941EF9" w:rsidRPr="00033A89" w:rsidRDefault="00941EF9" w:rsidP="00033A89">
      <w:pPr>
        <w:pStyle w:val="Heading2"/>
      </w:pPr>
      <w:bookmarkStart w:id="1" w:name="_Toc207148570"/>
      <w:r w:rsidRPr="00033A89">
        <w:t>Change Record</w:t>
      </w:r>
      <w:bookmarkEnd w:id="1"/>
    </w:p>
    <w:p w14:paraId="42EBE5E0" w14:textId="77777777" w:rsidR="00941EF9" w:rsidRDefault="00941EF9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 w:rsidR="00DF0966"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CellMar>
          <w:left w:w="115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2292"/>
        <w:gridCol w:w="1264"/>
        <w:gridCol w:w="3423"/>
      </w:tblGrid>
      <w:tr w:rsidR="002B6FD4" w14:paraId="42EBE5E5" w14:textId="77777777" w:rsidTr="00271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83" w:type="dxa"/>
          </w:tcPr>
          <w:p w14:paraId="42EBE5E1" w14:textId="77777777" w:rsidR="00793FB4" w:rsidRPr="00FA128A" w:rsidRDefault="00793FB4" w:rsidP="00793FB4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2292" w:type="dxa"/>
          </w:tcPr>
          <w:p w14:paraId="42EBE5E2" w14:textId="77777777" w:rsidR="00793FB4" w:rsidRPr="00FA128A" w:rsidRDefault="00793FB4" w:rsidP="00793FB4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Author</w:t>
            </w:r>
          </w:p>
        </w:tc>
        <w:tc>
          <w:tcPr>
            <w:tcW w:w="1260" w:type="dxa"/>
          </w:tcPr>
          <w:p w14:paraId="42EBE5E3" w14:textId="77777777" w:rsidR="00793FB4" w:rsidRPr="00FA128A" w:rsidRDefault="00793FB4" w:rsidP="00793FB4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3423" w:type="dxa"/>
          </w:tcPr>
          <w:p w14:paraId="42EBE5E4" w14:textId="77777777" w:rsidR="00793FB4" w:rsidRPr="00FE0A85" w:rsidRDefault="00793FB4" w:rsidP="00793FB4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E0A85">
              <w:rPr>
                <w:bCs/>
                <w:color w:val="FFFFFF"/>
              </w:rPr>
              <w:t>Change Reference</w:t>
            </w:r>
          </w:p>
        </w:tc>
      </w:tr>
      <w:tr w:rsidR="002B6FD4" w14:paraId="42EBE5EA" w14:textId="77777777" w:rsidTr="00271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83" w:type="dxa"/>
          </w:tcPr>
          <w:p w14:paraId="42EBE5E6" w14:textId="1DAB3B29" w:rsidR="00793FB4" w:rsidRPr="00FA128A" w:rsidRDefault="00FD3C34" w:rsidP="00793FB4">
            <w:pPr>
              <w:pStyle w:val="BodyText"/>
              <w:spacing w:before="60" w:after="60"/>
              <w:ind w:left="0" w:right="567"/>
            </w:pPr>
            <w:r>
              <w:t>07/1</w:t>
            </w:r>
            <w:r w:rsidR="002D00F1">
              <w:t>8</w:t>
            </w:r>
            <w:r>
              <w:t>/2025</w:t>
            </w:r>
          </w:p>
        </w:tc>
        <w:tc>
          <w:tcPr>
            <w:tcW w:w="2292" w:type="dxa"/>
          </w:tcPr>
          <w:p w14:paraId="42EBE5E7" w14:textId="657178AD" w:rsidR="009D113F" w:rsidRPr="00FA128A" w:rsidRDefault="00777943" w:rsidP="00793FB4">
            <w:pPr>
              <w:pStyle w:val="BodyText"/>
              <w:spacing w:before="60" w:after="60"/>
              <w:ind w:left="0" w:right="567"/>
            </w:pPr>
            <w:r>
              <w:t>Ivy Cafe</w:t>
            </w:r>
          </w:p>
        </w:tc>
        <w:tc>
          <w:tcPr>
            <w:tcW w:w="1260" w:type="dxa"/>
          </w:tcPr>
          <w:p w14:paraId="42EBE5E8" w14:textId="32A40CD1" w:rsidR="00793FB4" w:rsidRDefault="00832191" w:rsidP="00793FB4">
            <w:pPr>
              <w:pStyle w:val="BodyText"/>
              <w:spacing w:before="60" w:after="60"/>
              <w:ind w:left="0"/>
            </w:pPr>
            <w:r>
              <w:t>1.</w:t>
            </w:r>
            <w:r w:rsidR="002B1FA1">
              <w:t>0</w:t>
            </w:r>
          </w:p>
        </w:tc>
        <w:tc>
          <w:tcPr>
            <w:tcW w:w="3423" w:type="dxa"/>
          </w:tcPr>
          <w:p w14:paraId="42EBE5E9" w14:textId="69A6CA4B" w:rsidR="00793FB4" w:rsidRDefault="00E06AE5" w:rsidP="00793FB4">
            <w:pPr>
              <w:pStyle w:val="BodyText"/>
              <w:spacing w:before="60" w:after="60"/>
              <w:ind w:left="0"/>
            </w:pPr>
            <w:r>
              <w:t>Creation / Initial Draft</w:t>
            </w:r>
          </w:p>
        </w:tc>
      </w:tr>
      <w:tr w:rsidR="00793FB4" w14:paraId="42EBE5EF" w14:textId="77777777" w:rsidTr="00271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83" w:type="dxa"/>
          </w:tcPr>
          <w:p w14:paraId="42EBE5EB" w14:textId="35B00B5B" w:rsidR="00793FB4" w:rsidRPr="00F6432E" w:rsidRDefault="00793FB4" w:rsidP="00793FB4">
            <w:pPr>
              <w:pStyle w:val="BodyText"/>
              <w:spacing w:before="60" w:after="60"/>
              <w:ind w:left="0" w:right="567"/>
              <w:rPr>
                <w:rStyle w:val="HighlightedVariable"/>
                <w:color w:val="auto"/>
              </w:rPr>
            </w:pPr>
          </w:p>
        </w:tc>
        <w:tc>
          <w:tcPr>
            <w:tcW w:w="2292" w:type="dxa"/>
          </w:tcPr>
          <w:p w14:paraId="42EBE5EC" w14:textId="10AC1BB8" w:rsidR="00793FB4" w:rsidRPr="00F6432E" w:rsidRDefault="00793FB4" w:rsidP="00793FB4">
            <w:pPr>
              <w:pStyle w:val="BodyText"/>
              <w:spacing w:before="60" w:after="60"/>
              <w:ind w:left="0" w:right="567"/>
              <w:rPr>
                <w:rStyle w:val="HighlightedVariable"/>
                <w:color w:val="auto"/>
              </w:rPr>
            </w:pPr>
          </w:p>
        </w:tc>
        <w:tc>
          <w:tcPr>
            <w:tcW w:w="1260" w:type="dxa"/>
          </w:tcPr>
          <w:p w14:paraId="42EBE5ED" w14:textId="4739D4F8" w:rsidR="00793FB4" w:rsidRPr="00F6432E" w:rsidRDefault="00793FB4" w:rsidP="00793FB4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3423" w:type="dxa"/>
          </w:tcPr>
          <w:p w14:paraId="42EBE5EE" w14:textId="7CA0FDE9" w:rsidR="00793FB4" w:rsidRDefault="00793FB4" w:rsidP="00793FB4">
            <w:pPr>
              <w:pStyle w:val="BodyText"/>
              <w:spacing w:before="60" w:after="60"/>
              <w:ind w:left="0"/>
            </w:pPr>
          </w:p>
        </w:tc>
      </w:tr>
      <w:tr w:rsidR="002B6FD4" w14:paraId="42EBE5F4" w14:textId="77777777" w:rsidTr="00271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83" w:type="dxa"/>
          </w:tcPr>
          <w:p w14:paraId="42EBE5F0" w14:textId="77777777" w:rsidR="00793FB4" w:rsidRPr="001F61FA" w:rsidRDefault="00793FB4" w:rsidP="00793FB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292" w:type="dxa"/>
          </w:tcPr>
          <w:p w14:paraId="42EBE5F1" w14:textId="77777777" w:rsidR="00793FB4" w:rsidRPr="001F61FA" w:rsidRDefault="00793FB4" w:rsidP="00793FB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260" w:type="dxa"/>
          </w:tcPr>
          <w:p w14:paraId="42EBE5F2" w14:textId="77777777" w:rsidR="00793FB4" w:rsidRDefault="00793FB4" w:rsidP="00793FB4">
            <w:pPr>
              <w:pStyle w:val="BodyText"/>
              <w:spacing w:before="60" w:after="60"/>
              <w:ind w:left="0"/>
            </w:pPr>
          </w:p>
        </w:tc>
        <w:tc>
          <w:tcPr>
            <w:tcW w:w="3423" w:type="dxa"/>
          </w:tcPr>
          <w:p w14:paraId="42EBE5F3" w14:textId="77777777" w:rsidR="00793FB4" w:rsidRDefault="00793FB4" w:rsidP="00793FB4">
            <w:pPr>
              <w:pStyle w:val="BodyText"/>
              <w:spacing w:before="60" w:after="60"/>
              <w:ind w:left="0"/>
            </w:pPr>
          </w:p>
        </w:tc>
      </w:tr>
    </w:tbl>
    <w:p w14:paraId="42EBE5F5" w14:textId="77777777" w:rsidR="001F61FA" w:rsidRDefault="001F61FA">
      <w:pPr>
        <w:pStyle w:val="BodyText"/>
      </w:pPr>
    </w:p>
    <w:p w14:paraId="42EBE5F6" w14:textId="77777777" w:rsidR="00941EF9" w:rsidRDefault="00941EF9" w:rsidP="00033A89">
      <w:pPr>
        <w:pStyle w:val="Heading2"/>
      </w:pPr>
      <w:bookmarkStart w:id="2" w:name="_Toc207148571"/>
      <w:r>
        <w:t>Reviewers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A366F4" w14:paraId="42EBE5F9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42EBE5F7" w14:textId="77777777" w:rsidR="00FA64D8" w:rsidRPr="00A366F4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42EBE5F8" w14:textId="77777777" w:rsidR="00FA64D8" w:rsidRPr="00A366F4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Position</w:t>
            </w:r>
          </w:p>
        </w:tc>
      </w:tr>
      <w:tr w:rsidR="00FA64D8" w14:paraId="42EBE5FC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42EBE5FA" w14:textId="752D61F0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42EBE5FB" w14:textId="107F0D49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</w:tr>
      <w:tr w:rsidR="00FA64D8" w14:paraId="42EBE5FF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42EBE5FD" w14:textId="3FA066F3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42EBE5FE" w14:textId="77777777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</w:tr>
      <w:tr w:rsidR="00FA64D8" w14:paraId="42EBE602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42EBE600" w14:textId="77777777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42EBE601" w14:textId="77777777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</w:tr>
      <w:tr w:rsidR="00FA64D8" w14:paraId="42EBE605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42EBE603" w14:textId="77777777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42EBE604" w14:textId="77777777" w:rsidR="00FA64D8" w:rsidRPr="00FA128A" w:rsidRDefault="00FA64D8" w:rsidP="009F3B37">
            <w:pPr>
              <w:pStyle w:val="BodyText"/>
              <w:spacing w:before="60" w:after="60"/>
              <w:ind w:left="0" w:right="567"/>
            </w:pPr>
          </w:p>
        </w:tc>
      </w:tr>
    </w:tbl>
    <w:p w14:paraId="42EBE606" w14:textId="77777777" w:rsidR="00941EF9" w:rsidRDefault="00941EF9">
      <w:pPr>
        <w:pStyle w:val="BodyText"/>
      </w:pPr>
    </w:p>
    <w:p w14:paraId="42EBE607" w14:textId="699273FD" w:rsidR="00941EF9" w:rsidRDefault="00941EF9" w:rsidP="00832191">
      <w:pPr>
        <w:pStyle w:val="TOCHeading1"/>
        <w:tabs>
          <w:tab w:val="right" w:pos="10107"/>
        </w:tabs>
      </w:pPr>
      <w:r>
        <w:lastRenderedPageBreak/>
        <w:t>Contents</w:t>
      </w:r>
      <w:r w:rsidR="00832191">
        <w:tab/>
      </w:r>
    </w:p>
    <w:p w14:paraId="1BBD0CFE" w14:textId="343BB699" w:rsidR="004E00B0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anchor="_Toc207148569" w:history="1">
        <w:r w:rsidR="004E00B0" w:rsidRPr="009A2EF9">
          <w:rPr>
            <w:rStyle w:val="Hyperlink"/>
            <w:noProof/>
          </w:rPr>
          <w:t>1</w:t>
        </w:r>
        <w:r w:rsidR="004E00B0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4E00B0" w:rsidRPr="009A2EF9">
          <w:rPr>
            <w:rStyle w:val="Hyperlink"/>
            <w:noProof/>
          </w:rPr>
          <w:t>Document Control</w:t>
        </w:r>
        <w:r w:rsidR="004E00B0">
          <w:rPr>
            <w:noProof/>
            <w:webHidden/>
          </w:rPr>
          <w:tab/>
        </w:r>
        <w:r w:rsidR="004E00B0">
          <w:rPr>
            <w:noProof/>
            <w:webHidden/>
          </w:rPr>
          <w:fldChar w:fldCharType="begin"/>
        </w:r>
        <w:r w:rsidR="004E00B0">
          <w:rPr>
            <w:noProof/>
            <w:webHidden/>
          </w:rPr>
          <w:instrText xml:space="preserve"> PAGEREF _Toc207148569 \h </w:instrText>
        </w:r>
        <w:r w:rsidR="004E00B0">
          <w:rPr>
            <w:noProof/>
            <w:webHidden/>
          </w:rPr>
        </w:r>
        <w:r w:rsidR="004E00B0">
          <w:rPr>
            <w:noProof/>
            <w:webHidden/>
          </w:rPr>
          <w:fldChar w:fldCharType="separate"/>
        </w:r>
        <w:r w:rsidR="004E00B0">
          <w:rPr>
            <w:noProof/>
            <w:webHidden/>
          </w:rPr>
          <w:t>2</w:t>
        </w:r>
        <w:r w:rsidR="004E00B0">
          <w:rPr>
            <w:noProof/>
            <w:webHidden/>
          </w:rPr>
          <w:fldChar w:fldCharType="end"/>
        </w:r>
      </w:hyperlink>
    </w:p>
    <w:p w14:paraId="3EA81F3A" w14:textId="280E9B9C" w:rsidR="004E00B0" w:rsidRDefault="004E00B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0" w:history="1">
        <w:r w:rsidRPr="009A2EF9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C2BB54" w14:textId="33517760" w:rsidR="004E00B0" w:rsidRDefault="004E00B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1" w:history="1">
        <w:r w:rsidRPr="009A2EF9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995564" w14:textId="34626036" w:rsidR="004E00B0" w:rsidRDefault="004E00B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2" w:history="1">
        <w:r w:rsidRPr="009A2EF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Custom Interface Unit Test Summary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6DA8ED" w14:textId="6C55ECF0" w:rsidR="004E00B0" w:rsidRDefault="004E00B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3" w:history="1">
        <w:r w:rsidRPr="009A2EF9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Unit 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696DE" w14:textId="4F8D3FC0" w:rsidR="004E00B0" w:rsidRDefault="004E00B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4" w:history="1">
        <w:r w:rsidRPr="009A2EF9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Test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068569" w14:textId="68D4E387" w:rsidR="004E00B0" w:rsidRDefault="004E00B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5" w:history="1">
        <w:r w:rsidRPr="009A2EF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Custom Interface Unit Test Detailed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38E0EB" w14:textId="3C4BF0B3" w:rsidR="004E00B0" w:rsidRDefault="004E00B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6" w:history="1">
        <w:r w:rsidRPr="009A2EF9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Scenario: Successful Import and Interface of AR Invoice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194DB1" w14:textId="50A1E857" w:rsidR="004E00B0" w:rsidRDefault="004E00B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7" w:history="1">
        <w:r w:rsidRPr="009A2EF9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Scenario: Partial Successfully Interfaced AR Invoice and Partial Interfaced Error AR Invoice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C67397" w14:textId="3DE5E053" w:rsidR="004E00B0" w:rsidRDefault="004E00B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07148578" w:history="1">
        <w:r w:rsidRPr="009A2EF9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A2EF9">
          <w:rPr>
            <w:rStyle w:val="Hyperlink"/>
            <w:noProof/>
          </w:rPr>
          <w:t>Scenario: Error upon DB Import to AR Invoice Interface (Staging)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_Toc207148578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EBE60F" w14:textId="0B4D3E1A" w:rsidR="00941EF9" w:rsidRDefault="0035768A">
      <w:pPr>
        <w:rPr>
          <w:b/>
        </w:rPr>
      </w:pPr>
      <w:r>
        <w:rPr>
          <w:b/>
        </w:rPr>
        <w:fldChar w:fldCharType="end"/>
      </w:r>
    </w:p>
    <w:p w14:paraId="42EBE610" w14:textId="77777777" w:rsidR="004C4295" w:rsidRDefault="004C4295">
      <w:pPr>
        <w:rPr>
          <w:b/>
        </w:rPr>
      </w:pPr>
    </w:p>
    <w:p w14:paraId="42EBE611" w14:textId="77777777" w:rsidR="004B4E51" w:rsidRPr="004B4E51" w:rsidRDefault="004B4E51" w:rsidP="004B4E51">
      <w:pPr>
        <w:pStyle w:val="BodyText"/>
      </w:pPr>
      <w:bookmarkStart w:id="3" w:name="_Toc425135096"/>
      <w:bookmarkStart w:id="4" w:name="_Toc427479840"/>
      <w:bookmarkStart w:id="5" w:name="_Toc270506216"/>
    </w:p>
    <w:p w14:paraId="42EBE612" w14:textId="0CAB1325" w:rsidR="00FF7C10" w:rsidRDefault="001704F7" w:rsidP="00FF7C10">
      <w:pPr>
        <w:pStyle w:val="Heading1"/>
      </w:pPr>
      <w:bookmarkStart w:id="6" w:name="_Toc207148572"/>
      <w:r>
        <w:lastRenderedPageBreak/>
        <w:t xml:space="preserve">Custom </w:t>
      </w:r>
      <w:r w:rsidR="00E505C3">
        <w:t>Interface</w:t>
      </w:r>
      <w:r w:rsidR="008942CB">
        <w:t xml:space="preserve"> Unit</w:t>
      </w:r>
      <w:r w:rsidR="00FF7C10">
        <w:t xml:space="preserve"> </w:t>
      </w:r>
      <w:r w:rsidR="004D33E1">
        <w:t>Test Sum</w:t>
      </w:r>
      <w:r w:rsidR="003A465B">
        <w:t>m</w:t>
      </w:r>
      <w:r w:rsidR="004D33E1">
        <w:t>ary Results</w:t>
      </w:r>
      <w:bookmarkEnd w:id="6"/>
    </w:p>
    <w:p w14:paraId="0A7B14AF" w14:textId="7EEBF012" w:rsidR="009320A3" w:rsidRPr="008B77A2" w:rsidRDefault="0063497C" w:rsidP="008B77A2">
      <w:pPr>
        <w:pStyle w:val="BodyText"/>
        <w:spacing w:before="0" w:after="0"/>
        <w:ind w:left="720"/>
      </w:pPr>
      <w:r w:rsidRPr="008B77A2">
        <w:t>The</w:t>
      </w:r>
      <w:r w:rsidR="004D33E1" w:rsidRPr="008B77A2">
        <w:t xml:space="preserve"> </w:t>
      </w:r>
      <w:bookmarkStart w:id="7" w:name="_Hlk187156823"/>
      <w:r w:rsidR="004D33E1" w:rsidRPr="008B77A2">
        <w:t xml:space="preserve">Custom </w:t>
      </w:r>
      <w:r w:rsidR="00E505C3">
        <w:t>Interface</w:t>
      </w:r>
      <w:bookmarkEnd w:id="7"/>
      <w:r w:rsidR="008942CB" w:rsidRPr="008B77A2">
        <w:t xml:space="preserve"> Unit</w:t>
      </w:r>
      <w:r w:rsidR="004D33E1" w:rsidRPr="008B77A2">
        <w:t xml:space="preserve"> Test Results consolidate the findings from </w:t>
      </w:r>
      <w:r w:rsidR="0086097C" w:rsidRPr="008B77A2">
        <w:t>the specifications written in</w:t>
      </w:r>
      <w:r w:rsidR="008F79A6">
        <w:t xml:space="preserve"> </w:t>
      </w:r>
      <w:r w:rsidR="006819A2" w:rsidRPr="006819A2">
        <w:t>SONH_ANA-050+DES-020_</w:t>
      </w:r>
      <w:r w:rsidR="00777943">
        <w:t>AR Invoice</w:t>
      </w:r>
      <w:r w:rsidR="006819A2" w:rsidRPr="006819A2">
        <w:t xml:space="preserve"> Inbound Interface</w:t>
      </w:r>
      <w:r w:rsidR="00DA4FF8">
        <w:t xml:space="preserve">. </w:t>
      </w:r>
      <w:r w:rsidR="00091F7A">
        <w:t xml:space="preserve">In this section, the summary results are presented for the overall Custom </w:t>
      </w:r>
      <w:r w:rsidR="00E505C3">
        <w:t>Interface</w:t>
      </w:r>
      <w:r w:rsidR="00091F7A">
        <w:t xml:space="preserve"> Unit Test.</w:t>
      </w:r>
    </w:p>
    <w:p w14:paraId="1A070A66" w14:textId="0E7AA669" w:rsidR="00D66745" w:rsidRDefault="00D66745" w:rsidP="0086097C">
      <w:pPr>
        <w:pStyle w:val="BodyText"/>
        <w:ind w:left="720"/>
      </w:pPr>
    </w:p>
    <w:p w14:paraId="42EBE614" w14:textId="77777777" w:rsidR="004D33E1" w:rsidRDefault="004D33E1" w:rsidP="004D33E1">
      <w:pPr>
        <w:pStyle w:val="Heading2"/>
      </w:pPr>
      <w:bookmarkStart w:id="8" w:name="_Toc207148573"/>
      <w:r>
        <w:t>Unit Test Summary</w:t>
      </w:r>
      <w:bookmarkEnd w:id="8"/>
    </w:p>
    <w:p w14:paraId="42EBE616" w14:textId="77777777" w:rsidR="0063497C" w:rsidRPr="0063497C" w:rsidRDefault="0063497C" w:rsidP="00D66745">
      <w:pPr>
        <w:pStyle w:val="BodyText"/>
        <w:ind w:left="720"/>
      </w:pPr>
      <w:r>
        <w:t>The following results summarize the counts and percentages for Unit Test:</w:t>
      </w:r>
    </w:p>
    <w:tbl>
      <w:tblPr>
        <w:tblStyle w:val="InforTable0"/>
        <w:tblW w:w="996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  <w:gridCol w:w="1660"/>
      </w:tblGrid>
      <w:tr w:rsidR="0063497C" w:rsidRPr="004D33E1" w14:paraId="42EBE61D" w14:textId="77777777" w:rsidTr="002F1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tcW w:w="1660" w:type="dxa"/>
            <w:hideMark/>
          </w:tcPr>
          <w:p w14:paraId="42EBE617" w14:textId="77777777" w:rsidR="0063497C" w:rsidRPr="004D33E1" w:rsidRDefault="0063497C" w:rsidP="002F1750">
            <w:pPr>
              <w:jc w:val="center"/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</w:pPr>
            <w:r w:rsidRPr="004D33E1"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  <w:t>Count of Total Tests</w:t>
            </w:r>
          </w:p>
        </w:tc>
        <w:tc>
          <w:tcPr>
            <w:tcW w:w="1660" w:type="dxa"/>
            <w:hideMark/>
          </w:tcPr>
          <w:p w14:paraId="42EBE618" w14:textId="77777777" w:rsidR="0063497C" w:rsidRPr="004D33E1" w:rsidRDefault="0063497C" w:rsidP="002F1750">
            <w:pPr>
              <w:jc w:val="center"/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</w:pPr>
            <w:r w:rsidRPr="004D33E1"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  <w:t>Count of Completed Tests</w:t>
            </w:r>
          </w:p>
        </w:tc>
        <w:tc>
          <w:tcPr>
            <w:tcW w:w="1660" w:type="dxa"/>
            <w:hideMark/>
          </w:tcPr>
          <w:p w14:paraId="42EBE619" w14:textId="77777777" w:rsidR="0063497C" w:rsidRPr="004D33E1" w:rsidRDefault="0063497C" w:rsidP="002F1750">
            <w:pPr>
              <w:jc w:val="center"/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</w:pPr>
            <w:r w:rsidRPr="004D33E1"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  <w:t>% of Completed Tests</w:t>
            </w:r>
          </w:p>
        </w:tc>
        <w:tc>
          <w:tcPr>
            <w:tcW w:w="1660" w:type="dxa"/>
            <w:hideMark/>
          </w:tcPr>
          <w:p w14:paraId="42EBE61A" w14:textId="77777777" w:rsidR="0063497C" w:rsidRPr="004D33E1" w:rsidRDefault="0063497C" w:rsidP="002F1750">
            <w:pPr>
              <w:jc w:val="center"/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</w:pPr>
            <w:r w:rsidRPr="004D33E1"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  <w:t>Count of Passed Tests</w:t>
            </w:r>
          </w:p>
        </w:tc>
        <w:tc>
          <w:tcPr>
            <w:tcW w:w="1660" w:type="dxa"/>
            <w:hideMark/>
          </w:tcPr>
          <w:p w14:paraId="42EBE61B" w14:textId="77777777" w:rsidR="0063497C" w:rsidRPr="004D33E1" w:rsidRDefault="0063497C" w:rsidP="002F1750">
            <w:pPr>
              <w:jc w:val="center"/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</w:pPr>
            <w:r w:rsidRPr="004D33E1"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  <w:t>Count of Failed Tests</w:t>
            </w:r>
          </w:p>
        </w:tc>
        <w:tc>
          <w:tcPr>
            <w:tcW w:w="1660" w:type="dxa"/>
            <w:hideMark/>
          </w:tcPr>
          <w:p w14:paraId="42EBE61C" w14:textId="77777777" w:rsidR="0063497C" w:rsidRPr="004D33E1" w:rsidRDefault="0063497C" w:rsidP="002F1750">
            <w:pPr>
              <w:jc w:val="center"/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</w:pPr>
            <w:r w:rsidRPr="004D33E1"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  <w:t>% of Passed Tests</w:t>
            </w:r>
          </w:p>
        </w:tc>
      </w:tr>
      <w:tr w:rsidR="0063497C" w:rsidRPr="004D33E1" w14:paraId="42EBE624" w14:textId="77777777" w:rsidTr="0088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660" w:type="dxa"/>
            <w:noWrap/>
          </w:tcPr>
          <w:p w14:paraId="42EBE61E" w14:textId="1DDD6D49" w:rsidR="0063497C" w:rsidRPr="00F92DDA" w:rsidRDefault="00BF4543" w:rsidP="002F1750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660" w:type="dxa"/>
            <w:noWrap/>
          </w:tcPr>
          <w:p w14:paraId="42EBE61F" w14:textId="1475E20C" w:rsidR="0063497C" w:rsidRPr="00F92DDA" w:rsidRDefault="00BF4543" w:rsidP="002F1750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660" w:type="dxa"/>
            <w:noWrap/>
          </w:tcPr>
          <w:p w14:paraId="42EBE620" w14:textId="4E7C624C" w:rsidR="0063497C" w:rsidRPr="00F92DDA" w:rsidRDefault="001F6983" w:rsidP="002F1750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100%</w:t>
            </w:r>
          </w:p>
        </w:tc>
        <w:tc>
          <w:tcPr>
            <w:tcW w:w="1660" w:type="dxa"/>
            <w:noWrap/>
          </w:tcPr>
          <w:p w14:paraId="42EBE621" w14:textId="3750EA59" w:rsidR="0063497C" w:rsidRPr="00F92DDA" w:rsidRDefault="00BF4543" w:rsidP="002F1750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660" w:type="dxa"/>
            <w:noWrap/>
          </w:tcPr>
          <w:p w14:paraId="42EBE622" w14:textId="334D8CD9" w:rsidR="0063497C" w:rsidRPr="00F92DDA" w:rsidRDefault="001F6983" w:rsidP="002F1750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660" w:type="dxa"/>
            <w:noWrap/>
          </w:tcPr>
          <w:p w14:paraId="42EBE623" w14:textId="1928EA3A" w:rsidR="0063497C" w:rsidRPr="00F92DDA" w:rsidRDefault="001F6983" w:rsidP="002F1750">
            <w:pPr>
              <w:jc w:val="center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100%</w:t>
            </w:r>
          </w:p>
        </w:tc>
      </w:tr>
    </w:tbl>
    <w:p w14:paraId="42EBE625" w14:textId="77777777" w:rsidR="0063497C" w:rsidRDefault="0063497C" w:rsidP="0063497C">
      <w:pPr>
        <w:pStyle w:val="BodyText"/>
      </w:pPr>
    </w:p>
    <w:p w14:paraId="42EBE626" w14:textId="2A63272E" w:rsidR="0063497C" w:rsidRDefault="00D66745" w:rsidP="00D66745">
      <w:pPr>
        <w:pStyle w:val="Heading2"/>
      </w:pPr>
      <w:bookmarkStart w:id="9" w:name="_Toc207148574"/>
      <w:r>
        <w:t>Test Scenarios</w:t>
      </w:r>
      <w:bookmarkEnd w:id="9"/>
    </w:p>
    <w:tbl>
      <w:tblPr>
        <w:tblStyle w:val="InforTable0"/>
        <w:tblW w:w="10102" w:type="dxa"/>
        <w:tblInd w:w="-5" w:type="dxa"/>
        <w:tblLook w:val="04A0" w:firstRow="1" w:lastRow="0" w:firstColumn="1" w:lastColumn="0" w:noHBand="0" w:noVBand="1"/>
      </w:tblPr>
      <w:tblGrid>
        <w:gridCol w:w="1606"/>
        <w:gridCol w:w="5455"/>
        <w:gridCol w:w="1517"/>
        <w:gridCol w:w="767"/>
        <w:gridCol w:w="757"/>
      </w:tblGrid>
      <w:tr w:rsidR="002C48CE" w:rsidRPr="00FE50F8" w14:paraId="43010D77" w14:textId="217404D6" w:rsidTr="00046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tcW w:w="1617" w:type="dxa"/>
          </w:tcPr>
          <w:p w14:paraId="2AACF832" w14:textId="1DCAC7FD" w:rsidR="002C48CE" w:rsidRPr="00FE50F8" w:rsidRDefault="002C48CE" w:rsidP="00FE50F8">
            <w:pPr>
              <w:jc w:val="center"/>
              <w:rPr>
                <w:bCs/>
                <w:color w:val="FFFFFF"/>
                <w:sz w:val="18"/>
                <w:szCs w:val="18"/>
                <w:lang w:eastAsia="en-US"/>
              </w:rPr>
            </w:pPr>
            <w:r>
              <w:rPr>
                <w:bCs/>
                <w:color w:val="FFFFFF"/>
                <w:sz w:val="18"/>
                <w:szCs w:val="18"/>
                <w:lang w:eastAsia="en-US"/>
              </w:rPr>
              <w:t>Scenario #</w:t>
            </w:r>
          </w:p>
        </w:tc>
        <w:tc>
          <w:tcPr>
            <w:tcW w:w="5455" w:type="dxa"/>
            <w:hideMark/>
          </w:tcPr>
          <w:p w14:paraId="70BEEB04" w14:textId="4C9C7E7A" w:rsidR="002C48CE" w:rsidRPr="00FE50F8" w:rsidRDefault="002C48CE" w:rsidP="00FE50F8">
            <w:pPr>
              <w:jc w:val="center"/>
              <w:rPr>
                <w:rFonts w:ascii="Times New Roman" w:hAnsi="Times New Roman"/>
                <w:sz w:val="18"/>
                <w:szCs w:val="18"/>
                <w:lang w:val="en-PH" w:eastAsia="en-PH"/>
              </w:rPr>
            </w:pPr>
            <w:r w:rsidRPr="00FE50F8">
              <w:rPr>
                <w:bCs/>
                <w:color w:val="FFFFFF"/>
                <w:sz w:val="18"/>
                <w:szCs w:val="18"/>
                <w:lang w:eastAsia="en-US"/>
              </w:rPr>
              <w:t>Test Scenario</w:t>
            </w:r>
          </w:p>
        </w:tc>
        <w:tc>
          <w:tcPr>
            <w:tcW w:w="1517" w:type="dxa"/>
            <w:hideMark/>
          </w:tcPr>
          <w:p w14:paraId="674AFE0C" w14:textId="7255540C" w:rsidR="002C48CE" w:rsidRPr="00FE50F8" w:rsidRDefault="002C48CE" w:rsidP="00FE50F8">
            <w:pPr>
              <w:jc w:val="center"/>
              <w:rPr>
                <w:rFonts w:cs="Arial"/>
                <w:bCs/>
                <w:color w:val="FFFFFF"/>
                <w:sz w:val="18"/>
                <w:szCs w:val="18"/>
                <w:lang w:eastAsia="en-US"/>
              </w:rPr>
            </w:pPr>
            <w:r>
              <w:rPr>
                <w:bCs/>
                <w:color w:val="FFFFFF"/>
                <w:sz w:val="18"/>
                <w:szCs w:val="18"/>
                <w:lang w:eastAsia="en-US"/>
              </w:rPr>
              <w:t xml:space="preserve">Infor </w:t>
            </w:r>
            <w:r w:rsidRPr="00FE50F8">
              <w:rPr>
                <w:bCs/>
                <w:color w:val="FFFFFF"/>
                <w:sz w:val="18"/>
                <w:szCs w:val="18"/>
                <w:lang w:eastAsia="en-US"/>
              </w:rPr>
              <w:t>Test Result</w:t>
            </w:r>
          </w:p>
        </w:tc>
        <w:tc>
          <w:tcPr>
            <w:tcW w:w="761" w:type="dxa"/>
          </w:tcPr>
          <w:p w14:paraId="41515AA7" w14:textId="233322B5" w:rsidR="002C48CE" w:rsidRDefault="002C48CE" w:rsidP="00FE50F8">
            <w:pPr>
              <w:jc w:val="center"/>
              <w:rPr>
                <w:bCs/>
                <w:color w:val="FFFFFF"/>
                <w:sz w:val="18"/>
                <w:szCs w:val="18"/>
                <w:lang w:eastAsia="en-US"/>
              </w:rPr>
            </w:pPr>
            <w:r>
              <w:rPr>
                <w:bCs/>
                <w:color w:val="FFFFFF"/>
                <w:sz w:val="18"/>
                <w:szCs w:val="18"/>
                <w:lang w:eastAsia="en-US"/>
              </w:rPr>
              <w:t>SONH Test Result</w:t>
            </w:r>
          </w:p>
        </w:tc>
        <w:tc>
          <w:tcPr>
            <w:tcW w:w="752" w:type="dxa"/>
          </w:tcPr>
          <w:p w14:paraId="7AEA4B7F" w14:textId="5247497C" w:rsidR="002C48CE" w:rsidRDefault="002C48CE" w:rsidP="00FE50F8">
            <w:pPr>
              <w:jc w:val="center"/>
              <w:rPr>
                <w:bCs/>
                <w:color w:val="FFFFFF"/>
                <w:sz w:val="18"/>
                <w:szCs w:val="18"/>
                <w:lang w:eastAsia="en-US"/>
              </w:rPr>
            </w:pPr>
            <w:r>
              <w:rPr>
                <w:bCs/>
                <w:color w:val="FFFFFF"/>
                <w:sz w:val="18"/>
                <w:szCs w:val="18"/>
                <w:lang w:eastAsia="en-US"/>
              </w:rPr>
              <w:t>SONH Tester</w:t>
            </w:r>
          </w:p>
        </w:tc>
      </w:tr>
      <w:tr w:rsidR="002C48CE" w:rsidRPr="00FE50F8" w14:paraId="098B89DE" w14:textId="275E4AE9" w:rsidTr="00046C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tcW w:w="1617" w:type="dxa"/>
          </w:tcPr>
          <w:p w14:paraId="04FA6024" w14:textId="0C7F22C7" w:rsidR="002C48CE" w:rsidRPr="00FE50F8" w:rsidRDefault="002C48CE" w:rsidP="00FE50F8">
            <w:pPr>
              <w:pStyle w:val="BodyText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5455" w:type="dxa"/>
            <w:noWrap/>
          </w:tcPr>
          <w:p w14:paraId="63CB4B50" w14:textId="1691427E" w:rsidR="002C48CE" w:rsidRPr="00FE50F8" w:rsidRDefault="002C48CE" w:rsidP="00FE50F8">
            <w:pPr>
              <w:pStyle w:val="BodyText"/>
              <w:ind w:left="0"/>
              <w:rPr>
                <w:sz w:val="18"/>
                <w:szCs w:val="18"/>
              </w:rPr>
            </w:pPr>
            <w:r w:rsidRPr="00FE50F8">
              <w:rPr>
                <w:sz w:val="18"/>
                <w:szCs w:val="18"/>
              </w:rPr>
              <w:t xml:space="preserve">Successful Import and Interface of </w:t>
            </w:r>
            <w:r>
              <w:rPr>
                <w:sz w:val="18"/>
                <w:szCs w:val="18"/>
              </w:rPr>
              <w:t xml:space="preserve">AR </w:t>
            </w:r>
            <w:r w:rsidR="00BF4543">
              <w:rPr>
                <w:sz w:val="18"/>
                <w:szCs w:val="18"/>
              </w:rPr>
              <w:t>Invoice</w:t>
            </w:r>
            <w:r w:rsidR="00FE4C57">
              <w:rPr>
                <w:sz w:val="18"/>
                <w:szCs w:val="18"/>
              </w:rPr>
              <w:t>s</w:t>
            </w:r>
          </w:p>
        </w:tc>
        <w:tc>
          <w:tcPr>
            <w:tcW w:w="1517" w:type="dxa"/>
            <w:noWrap/>
          </w:tcPr>
          <w:p w14:paraId="091519CD" w14:textId="05C0A4E2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  <w:r w:rsidRPr="00FE50F8">
              <w:rPr>
                <w:color w:val="00B050"/>
                <w:sz w:val="18"/>
                <w:szCs w:val="18"/>
              </w:rPr>
              <w:t>PASS</w:t>
            </w:r>
          </w:p>
        </w:tc>
        <w:tc>
          <w:tcPr>
            <w:tcW w:w="761" w:type="dxa"/>
          </w:tcPr>
          <w:p w14:paraId="48529F29" w14:textId="77777777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</w:p>
        </w:tc>
        <w:tc>
          <w:tcPr>
            <w:tcW w:w="752" w:type="dxa"/>
          </w:tcPr>
          <w:p w14:paraId="676CA73B" w14:textId="77777777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</w:p>
        </w:tc>
      </w:tr>
      <w:tr w:rsidR="002C48CE" w:rsidRPr="00FE50F8" w14:paraId="2FF2B401" w14:textId="5C22AEBA" w:rsidTr="00046C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1617" w:type="dxa"/>
          </w:tcPr>
          <w:p w14:paraId="33947719" w14:textId="6C3BB23A" w:rsidR="002C48CE" w:rsidRPr="004D541D" w:rsidRDefault="002C48CE" w:rsidP="00FE50F8">
            <w:pPr>
              <w:pStyle w:val="BodyText"/>
              <w:ind w:left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3.2</w:t>
            </w:r>
          </w:p>
        </w:tc>
        <w:tc>
          <w:tcPr>
            <w:tcW w:w="5455" w:type="dxa"/>
            <w:noWrap/>
          </w:tcPr>
          <w:p w14:paraId="7582556C" w14:textId="12FC683B" w:rsidR="002C48CE" w:rsidRPr="00FE50F8" w:rsidRDefault="007D60DF" w:rsidP="00FE50F8">
            <w:pPr>
              <w:pStyle w:val="BodyText"/>
              <w:ind w:left="0"/>
              <w:rPr>
                <w:rFonts w:cs="Arial"/>
                <w:sz w:val="18"/>
                <w:szCs w:val="18"/>
                <w:lang w:eastAsia="en-US"/>
              </w:rPr>
            </w:pPr>
            <w:r w:rsidRPr="00FF783A">
              <w:rPr>
                <w:rFonts w:cs="Arial"/>
                <w:sz w:val="18"/>
                <w:szCs w:val="18"/>
                <w:lang w:eastAsia="en-US"/>
              </w:rPr>
              <w:t xml:space="preserve">Partial Successfully Interfaced </w:t>
            </w:r>
            <w:r>
              <w:rPr>
                <w:rFonts w:cs="Arial"/>
                <w:sz w:val="18"/>
                <w:szCs w:val="18"/>
                <w:lang w:eastAsia="en-US"/>
              </w:rPr>
              <w:t xml:space="preserve">AR </w:t>
            </w:r>
            <w:r w:rsidR="00BF4543">
              <w:rPr>
                <w:rFonts w:cs="Arial"/>
                <w:sz w:val="18"/>
                <w:szCs w:val="18"/>
                <w:lang w:eastAsia="en-US"/>
              </w:rPr>
              <w:t>Invoice</w:t>
            </w:r>
            <w:r w:rsidR="00FE4C57">
              <w:rPr>
                <w:rFonts w:cs="Arial"/>
                <w:sz w:val="18"/>
                <w:szCs w:val="18"/>
                <w:lang w:eastAsia="en-US"/>
              </w:rPr>
              <w:t>s</w:t>
            </w:r>
            <w:r w:rsidR="00396A3C">
              <w:rPr>
                <w:rFonts w:cs="Arial"/>
                <w:sz w:val="18"/>
                <w:szCs w:val="18"/>
                <w:lang w:eastAsia="en-US"/>
              </w:rPr>
              <w:t xml:space="preserve"> </w:t>
            </w:r>
            <w:r w:rsidRPr="00FF783A">
              <w:rPr>
                <w:rFonts w:cs="Arial"/>
                <w:sz w:val="18"/>
                <w:szCs w:val="18"/>
                <w:lang w:eastAsia="en-US"/>
              </w:rPr>
              <w:t xml:space="preserve">and Partial Interfaced Error </w:t>
            </w:r>
            <w:r>
              <w:rPr>
                <w:rFonts w:cs="Arial"/>
                <w:sz w:val="18"/>
                <w:szCs w:val="18"/>
                <w:lang w:eastAsia="en-US"/>
              </w:rPr>
              <w:t xml:space="preserve">AR </w:t>
            </w:r>
            <w:r w:rsidR="00BF4543">
              <w:rPr>
                <w:rFonts w:cs="Arial"/>
                <w:sz w:val="18"/>
                <w:szCs w:val="18"/>
                <w:lang w:eastAsia="en-US"/>
              </w:rPr>
              <w:t>Invoice</w:t>
            </w:r>
            <w:r w:rsidR="00FE4C57">
              <w:rPr>
                <w:rFonts w:cs="Arial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1517" w:type="dxa"/>
            <w:noWrap/>
          </w:tcPr>
          <w:p w14:paraId="24140AE5" w14:textId="45150B69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  <w:r w:rsidRPr="00FE50F8">
              <w:rPr>
                <w:color w:val="00B050"/>
                <w:sz w:val="18"/>
                <w:szCs w:val="18"/>
              </w:rPr>
              <w:t>PASS</w:t>
            </w:r>
          </w:p>
        </w:tc>
        <w:tc>
          <w:tcPr>
            <w:tcW w:w="761" w:type="dxa"/>
          </w:tcPr>
          <w:p w14:paraId="753880AD" w14:textId="77777777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</w:p>
        </w:tc>
        <w:tc>
          <w:tcPr>
            <w:tcW w:w="752" w:type="dxa"/>
          </w:tcPr>
          <w:p w14:paraId="3995F9AD" w14:textId="77777777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</w:p>
        </w:tc>
      </w:tr>
      <w:tr w:rsidR="002C48CE" w:rsidRPr="00FE50F8" w14:paraId="77423EAE" w14:textId="1C86DC6F" w:rsidTr="00046C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1617" w:type="dxa"/>
          </w:tcPr>
          <w:p w14:paraId="0A3A5EB7" w14:textId="5E32C5F5" w:rsidR="002C48CE" w:rsidRPr="004D541D" w:rsidRDefault="002C48CE" w:rsidP="00FE50F8">
            <w:pPr>
              <w:textAlignment w:val="baseline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3.3</w:t>
            </w:r>
          </w:p>
        </w:tc>
        <w:tc>
          <w:tcPr>
            <w:tcW w:w="5455" w:type="dxa"/>
            <w:noWrap/>
          </w:tcPr>
          <w:p w14:paraId="6E594CD8" w14:textId="5CA3E58A" w:rsidR="002C48CE" w:rsidRPr="00FE50F8" w:rsidRDefault="00396A3C" w:rsidP="00FE50F8">
            <w:pPr>
              <w:textAlignment w:val="baseline"/>
              <w:rPr>
                <w:rFonts w:cs="Arial"/>
                <w:sz w:val="18"/>
                <w:szCs w:val="18"/>
                <w:lang w:eastAsia="en-US"/>
              </w:rPr>
            </w:pPr>
            <w:r w:rsidRPr="00FE50F8">
              <w:rPr>
                <w:rFonts w:cs="Arial"/>
                <w:sz w:val="18"/>
                <w:szCs w:val="18"/>
                <w:lang w:eastAsia="en-US"/>
              </w:rPr>
              <w:t xml:space="preserve">Error </w:t>
            </w:r>
            <w:r>
              <w:rPr>
                <w:rFonts w:cs="Arial"/>
                <w:sz w:val="18"/>
                <w:szCs w:val="18"/>
                <w:lang w:eastAsia="en-US"/>
              </w:rPr>
              <w:t>u</w:t>
            </w:r>
            <w:r w:rsidRPr="00FE50F8">
              <w:rPr>
                <w:rFonts w:cs="Arial"/>
                <w:sz w:val="18"/>
                <w:szCs w:val="18"/>
                <w:lang w:eastAsia="en-US"/>
              </w:rPr>
              <w:t>pon DB</w:t>
            </w:r>
            <w:r>
              <w:rPr>
                <w:rFonts w:cs="Arial"/>
                <w:sz w:val="18"/>
                <w:szCs w:val="18"/>
                <w:lang w:eastAsia="en-US"/>
              </w:rPr>
              <w:t xml:space="preserve"> </w:t>
            </w:r>
            <w:r w:rsidRPr="00FE50F8">
              <w:rPr>
                <w:rFonts w:cs="Arial"/>
                <w:sz w:val="18"/>
                <w:szCs w:val="18"/>
                <w:lang w:eastAsia="en-US"/>
              </w:rPr>
              <w:t>Import</w:t>
            </w:r>
            <w:r>
              <w:rPr>
                <w:rFonts w:cs="Arial"/>
                <w:sz w:val="18"/>
                <w:szCs w:val="18"/>
                <w:lang w:eastAsia="en-US"/>
              </w:rPr>
              <w:t xml:space="preserve"> to AR </w:t>
            </w:r>
            <w:r w:rsidR="00BF4543">
              <w:rPr>
                <w:rFonts w:cs="Arial"/>
                <w:sz w:val="18"/>
                <w:szCs w:val="18"/>
                <w:lang w:eastAsia="en-US"/>
              </w:rPr>
              <w:t>Invoice</w:t>
            </w:r>
            <w:r>
              <w:rPr>
                <w:rFonts w:cs="Arial"/>
                <w:sz w:val="18"/>
                <w:szCs w:val="18"/>
                <w:lang w:eastAsia="en-US"/>
              </w:rPr>
              <w:t xml:space="preserve"> Interface (Staging)</w:t>
            </w:r>
          </w:p>
        </w:tc>
        <w:tc>
          <w:tcPr>
            <w:tcW w:w="1517" w:type="dxa"/>
            <w:noWrap/>
          </w:tcPr>
          <w:p w14:paraId="72E5DC53" w14:textId="60C8075D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  <w:r w:rsidRPr="00FE50F8">
              <w:rPr>
                <w:color w:val="00B050"/>
                <w:sz w:val="18"/>
                <w:szCs w:val="18"/>
              </w:rPr>
              <w:t>PASS</w:t>
            </w:r>
          </w:p>
        </w:tc>
        <w:tc>
          <w:tcPr>
            <w:tcW w:w="761" w:type="dxa"/>
          </w:tcPr>
          <w:p w14:paraId="752ED7EA" w14:textId="77777777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</w:p>
        </w:tc>
        <w:tc>
          <w:tcPr>
            <w:tcW w:w="752" w:type="dxa"/>
          </w:tcPr>
          <w:p w14:paraId="7CC3440B" w14:textId="77777777" w:rsidR="002C48CE" w:rsidRPr="00FE50F8" w:rsidRDefault="002C48CE" w:rsidP="00FE50F8">
            <w:pPr>
              <w:jc w:val="center"/>
              <w:rPr>
                <w:color w:val="00B050"/>
                <w:sz w:val="18"/>
                <w:szCs w:val="18"/>
              </w:rPr>
            </w:pPr>
          </w:p>
        </w:tc>
      </w:tr>
    </w:tbl>
    <w:p w14:paraId="0D2C33F9" w14:textId="77777777" w:rsidR="00046CB9" w:rsidRDefault="00046CB9" w:rsidP="00046CB9">
      <w:pPr>
        <w:pStyle w:val="BodyText"/>
        <w:ind w:left="0"/>
        <w:rPr>
          <w:color w:val="FF0000"/>
        </w:rPr>
      </w:pPr>
    </w:p>
    <w:p w14:paraId="75B7FEEB" w14:textId="66473F64" w:rsidR="00BD1B95" w:rsidRDefault="00BD1B95" w:rsidP="00BD1B95">
      <w:pPr>
        <w:pStyle w:val="Heading1"/>
      </w:pPr>
      <w:bookmarkStart w:id="10" w:name="_Toc207148575"/>
      <w:r>
        <w:lastRenderedPageBreak/>
        <w:t xml:space="preserve">Custom </w:t>
      </w:r>
      <w:r w:rsidR="00E505C3">
        <w:t>Interface</w:t>
      </w:r>
      <w:r>
        <w:t xml:space="preserve"> Unit Test Detailed Results</w:t>
      </w:r>
      <w:bookmarkEnd w:id="10"/>
      <w:r>
        <w:t xml:space="preserve"> </w:t>
      </w:r>
    </w:p>
    <w:p w14:paraId="1131FEF3" w14:textId="033F3A71" w:rsidR="00BD1B95" w:rsidRDefault="00BD1B95" w:rsidP="00BD1B95">
      <w:pPr>
        <w:pStyle w:val="BodyText"/>
        <w:ind w:left="720"/>
      </w:pPr>
      <w:r>
        <w:t xml:space="preserve">The Custom </w:t>
      </w:r>
      <w:r w:rsidR="00E505C3">
        <w:t>Interface</w:t>
      </w:r>
      <w:r>
        <w:t xml:space="preserve"> </w:t>
      </w:r>
      <w:r w:rsidR="00A304A7">
        <w:t xml:space="preserve">Unit Test Detailed Results provide the results </w:t>
      </w:r>
      <w:r w:rsidR="00651238">
        <w:t xml:space="preserve">for each individual test case. </w:t>
      </w:r>
    </w:p>
    <w:p w14:paraId="4CD70832" w14:textId="35AE189C" w:rsidR="00FA0136" w:rsidRDefault="00651238" w:rsidP="00DB0671">
      <w:pPr>
        <w:pStyle w:val="BodyText"/>
        <w:ind w:left="720"/>
      </w:pPr>
      <w:r>
        <w:t>Tenant:</w:t>
      </w:r>
      <w:r w:rsidR="00B64EE4">
        <w:t xml:space="preserve"> </w:t>
      </w:r>
      <w:hyperlink r:id="rId12" w:history="1">
        <w:r w:rsidR="00DB0671" w:rsidRPr="006635E2">
          <w:rPr>
            <w:rStyle w:val="Hyperlink"/>
          </w:rPr>
          <w:t>https://mingle-portal.inforcloudsuite.com/v2/NMR2N66J9P445R7P_AX4</w:t>
        </w:r>
      </w:hyperlink>
    </w:p>
    <w:p w14:paraId="42C6DFBD" w14:textId="77777777" w:rsidR="00DB0671" w:rsidRPr="00867AEA" w:rsidRDefault="00DB0671" w:rsidP="00DB0671">
      <w:pPr>
        <w:pStyle w:val="BodyText"/>
        <w:ind w:left="720"/>
      </w:pPr>
    </w:p>
    <w:p w14:paraId="7679C3E7" w14:textId="1EC6A878" w:rsidR="00E93561" w:rsidRPr="00A35B84" w:rsidRDefault="00E93561" w:rsidP="001701D2">
      <w:pPr>
        <w:pStyle w:val="Heading3"/>
        <w:numPr>
          <w:ilvl w:val="0"/>
          <w:numId w:val="0"/>
        </w:numPr>
        <w:ind w:left="1440"/>
      </w:pPr>
      <w:r>
        <w:t>Prerequisite</w:t>
      </w:r>
      <w:r w:rsidR="00523B6C">
        <w:t>s</w:t>
      </w:r>
      <w:r w:rsidR="0028771B">
        <w:t xml:space="preserve"> </w:t>
      </w:r>
      <w:r w:rsidR="00F905F0">
        <w:t xml:space="preserve">for </w:t>
      </w:r>
      <w:r w:rsidR="00794EBC">
        <w:t>testing:</w:t>
      </w:r>
    </w:p>
    <w:p w14:paraId="57253369" w14:textId="767EE1A3" w:rsidR="00965017" w:rsidRDefault="00051937" w:rsidP="00BA15BC">
      <w:pPr>
        <w:pStyle w:val="BodyText"/>
        <w:numPr>
          <w:ilvl w:val="2"/>
          <w:numId w:val="5"/>
        </w:numPr>
      </w:pPr>
      <w:r>
        <w:t>The initiator</w:t>
      </w:r>
      <w:r w:rsidR="00BA15BC" w:rsidRPr="00081F05">
        <w:t xml:space="preserve"> must have </w:t>
      </w:r>
      <w:r w:rsidR="00662518">
        <w:t>both the</w:t>
      </w:r>
      <w:r w:rsidR="00BA15BC" w:rsidRPr="00081F05">
        <w:t xml:space="preserve"> Process Server Administrator</w:t>
      </w:r>
      <w:r w:rsidR="00E21B45" w:rsidRPr="00E21B45">
        <w:t xml:space="preserve"> </w:t>
      </w:r>
      <w:r w:rsidR="00662518">
        <w:t>role (intended solely for testing purposes to allow manual trigge</w:t>
      </w:r>
      <w:r w:rsidR="00890AA2">
        <w:t xml:space="preserve">ring of the interface – otherwise, users must wait five minutes for IPA to trigger automatically) </w:t>
      </w:r>
      <w:r w:rsidR="00E21B45" w:rsidRPr="00E21B45">
        <w:t>and</w:t>
      </w:r>
      <w:r w:rsidR="00890AA2">
        <w:t xml:space="preserve"> the</w:t>
      </w:r>
      <w:r w:rsidR="00E21B45" w:rsidRPr="00E21B45">
        <w:t xml:space="preserve"> </w:t>
      </w:r>
      <w:r w:rsidR="00FF6D9C">
        <w:t>Receivables</w:t>
      </w:r>
      <w:r w:rsidR="00BA15BC" w:rsidRPr="00081F05">
        <w:t>.</w:t>
      </w:r>
      <w:r w:rsidR="00965017">
        <w:t xml:space="preserve"> </w:t>
      </w:r>
    </w:p>
    <w:p w14:paraId="374F975B" w14:textId="27A87E95" w:rsidR="00BA15BC" w:rsidRPr="00965017" w:rsidRDefault="00965017" w:rsidP="00965017">
      <w:pPr>
        <w:pStyle w:val="BodyText"/>
        <w:ind w:left="2160"/>
        <w:rPr>
          <w:color w:val="000000" w:themeColor="text1"/>
        </w:rPr>
      </w:pPr>
      <w:r w:rsidRPr="00965017">
        <w:rPr>
          <w:b/>
          <w:bCs/>
          <w:color w:val="FF0000"/>
        </w:rPr>
        <w:t>Note</w:t>
      </w:r>
      <w:r w:rsidR="00FB7599">
        <w:rPr>
          <w:b/>
          <w:bCs/>
          <w:color w:val="FF0000"/>
        </w:rPr>
        <w:t>s</w:t>
      </w:r>
      <w:r w:rsidRPr="00965017">
        <w:rPr>
          <w:b/>
          <w:bCs/>
          <w:color w:val="FF0000"/>
        </w:rPr>
        <w:t>:</w:t>
      </w:r>
      <w:r w:rsidR="00BA15BC" w:rsidRPr="00965017">
        <w:rPr>
          <w:b/>
          <w:bCs/>
          <w:color w:val="FF0000"/>
        </w:rPr>
        <w:t> </w:t>
      </w:r>
      <w:r>
        <w:rPr>
          <w:color w:val="000000" w:themeColor="text1"/>
        </w:rPr>
        <w:t xml:space="preserve">the email notification includes </w:t>
      </w:r>
      <w:r w:rsidR="00781D61">
        <w:rPr>
          <w:color w:val="000000" w:themeColor="text1"/>
        </w:rPr>
        <w:t>“</w:t>
      </w:r>
      <w:r>
        <w:rPr>
          <w:color w:val="000000" w:themeColor="text1"/>
        </w:rPr>
        <w:t>Link to Interface Result</w:t>
      </w:r>
      <w:r w:rsidR="00781D61">
        <w:rPr>
          <w:color w:val="000000" w:themeColor="text1"/>
        </w:rPr>
        <w:t>”</w:t>
      </w:r>
      <w:r>
        <w:rPr>
          <w:color w:val="000000" w:themeColor="text1"/>
        </w:rPr>
        <w:t xml:space="preserve"> which would require Receivables Manager role to </w:t>
      </w:r>
      <w:r w:rsidR="00781D61">
        <w:rPr>
          <w:color w:val="000000" w:themeColor="text1"/>
        </w:rPr>
        <w:t>open the link correctly.</w:t>
      </w:r>
    </w:p>
    <w:p w14:paraId="2ED772CF" w14:textId="0886CC7A" w:rsidR="00BA15BC" w:rsidRDefault="00BA15BC" w:rsidP="00BA15BC">
      <w:pPr>
        <w:pStyle w:val="BodyText"/>
        <w:numPr>
          <w:ilvl w:val="2"/>
          <w:numId w:val="5"/>
        </w:numPr>
      </w:pPr>
      <w:r>
        <w:t xml:space="preserve">Assigned user per Agency must have access to </w:t>
      </w:r>
      <w:r w:rsidR="006F1629">
        <w:t>Infor</w:t>
      </w:r>
      <w:r>
        <w:t xml:space="preserve"> SFTP.</w:t>
      </w:r>
    </w:p>
    <w:p w14:paraId="1A5C3329" w14:textId="6F2D47D2" w:rsidR="00BA15BC" w:rsidRPr="00DD7B0F" w:rsidRDefault="00BA15BC" w:rsidP="00975D6A">
      <w:pPr>
        <w:pStyle w:val="ListParagraph"/>
        <w:numPr>
          <w:ilvl w:val="2"/>
          <w:numId w:val="5"/>
        </w:numPr>
      </w:pPr>
      <w:r>
        <w:t>User must place the</w:t>
      </w:r>
      <w:r w:rsidR="00ED49A9">
        <w:t xml:space="preserve"> inbound</w:t>
      </w:r>
      <w:r>
        <w:t xml:space="preserve"> file to the designated SFTP folder</w:t>
      </w:r>
      <w:r w:rsidRPr="00A61302">
        <w:t>:</w:t>
      </w:r>
      <w:r>
        <w:t xml:space="preserve"> </w:t>
      </w:r>
      <w:r w:rsidR="00ED49A9" w:rsidRPr="00ED49A9">
        <w:rPr>
          <w:u w:val="single"/>
        </w:rPr>
        <w:t>/</w:t>
      </w:r>
      <w:proofErr w:type="spellStart"/>
      <w:r w:rsidR="00ED49A9" w:rsidRPr="00ED49A9">
        <w:rPr>
          <w:u w:val="single"/>
        </w:rPr>
        <w:t>Infor_FSM</w:t>
      </w:r>
      <w:proofErr w:type="spellEnd"/>
      <w:r w:rsidR="00ED49A9" w:rsidRPr="00ED49A9">
        <w:rPr>
          <w:u w:val="single"/>
        </w:rPr>
        <w:t>/</w:t>
      </w:r>
      <w:proofErr w:type="spellStart"/>
      <w:r w:rsidR="00ED49A9" w:rsidRPr="00ED49A9">
        <w:rPr>
          <w:u w:val="single"/>
        </w:rPr>
        <w:t>Receivable</w:t>
      </w:r>
      <w:r w:rsidR="00E57309">
        <w:rPr>
          <w:u w:val="single"/>
        </w:rPr>
        <w:t>Invoice</w:t>
      </w:r>
      <w:r w:rsidR="00ED49A9" w:rsidRPr="00ED49A9">
        <w:rPr>
          <w:u w:val="single"/>
        </w:rPr>
        <w:t>Import</w:t>
      </w:r>
      <w:proofErr w:type="spellEnd"/>
      <w:r w:rsidR="00ED49A9" w:rsidRPr="00ED49A9">
        <w:rPr>
          <w:u w:val="single"/>
        </w:rPr>
        <w:t>/Inbound</w:t>
      </w:r>
    </w:p>
    <w:p w14:paraId="28501738" w14:textId="10C3C401" w:rsidR="00DD7B0F" w:rsidRPr="00975D6A" w:rsidRDefault="00975D6A" w:rsidP="00975D6A">
      <w:pPr>
        <w:ind w:left="2160"/>
        <w:rPr>
          <w:bCs/>
        </w:rPr>
      </w:pPr>
      <w:r>
        <w:rPr>
          <w:bCs/>
        </w:rPr>
        <w:t>Note:</w:t>
      </w:r>
      <w:r w:rsidR="000175DF">
        <w:rPr>
          <w:bCs/>
        </w:rPr>
        <w:t xml:space="preserve"> only DEAM </w:t>
      </w:r>
      <w:r w:rsidR="00F91EB2">
        <w:rPr>
          <w:bCs/>
        </w:rPr>
        <w:t xml:space="preserve">resources </w:t>
      </w:r>
      <w:r w:rsidR="00DC35E9">
        <w:rPr>
          <w:bCs/>
        </w:rPr>
        <w:t>ha</w:t>
      </w:r>
      <w:r w:rsidR="00F91EB2">
        <w:rPr>
          <w:bCs/>
        </w:rPr>
        <w:t>ve</w:t>
      </w:r>
      <w:r w:rsidR="00DC35E9">
        <w:rPr>
          <w:bCs/>
        </w:rPr>
        <w:t xml:space="preserve"> access to SFTP</w:t>
      </w:r>
      <w:r w:rsidR="00C66569">
        <w:rPr>
          <w:bCs/>
        </w:rPr>
        <w:t xml:space="preserve"> who</w:t>
      </w:r>
      <w:r w:rsidR="00F91EB2">
        <w:rPr>
          <w:bCs/>
        </w:rPr>
        <w:t xml:space="preserve"> </w:t>
      </w:r>
      <w:r w:rsidR="005A3DCC">
        <w:rPr>
          <w:bCs/>
        </w:rPr>
        <w:t>can</w:t>
      </w:r>
      <w:r w:rsidR="00FB48B7">
        <w:rPr>
          <w:bCs/>
        </w:rPr>
        <w:t xml:space="preserve"> drop files in the S</w:t>
      </w:r>
      <w:r w:rsidR="00FB1441">
        <w:rPr>
          <w:bCs/>
        </w:rPr>
        <w:t>FTP.</w:t>
      </w:r>
    </w:p>
    <w:p w14:paraId="5E237C11" w14:textId="1CA6F7AE" w:rsidR="00BA15BC" w:rsidRDefault="000D15C7" w:rsidP="00BA15BC">
      <w:pPr>
        <w:pStyle w:val="BodyText"/>
        <w:numPr>
          <w:ilvl w:val="2"/>
          <w:numId w:val="5"/>
        </w:numPr>
      </w:pPr>
      <w:r>
        <w:t>Inbound i</w:t>
      </w:r>
      <w:r w:rsidR="00BA15BC">
        <w:t xml:space="preserve">nterface file must follow the provided Infor Mapping File format for </w:t>
      </w:r>
      <w:r w:rsidR="008961DF">
        <w:t xml:space="preserve">AR </w:t>
      </w:r>
      <w:r w:rsidR="00E57309">
        <w:t xml:space="preserve">Invoice </w:t>
      </w:r>
      <w:r w:rsidR="00E81C55">
        <w:t>Interface</w:t>
      </w:r>
      <w:r w:rsidR="00BA15BC">
        <w:t>.</w:t>
      </w:r>
    </w:p>
    <w:p w14:paraId="19853342" w14:textId="021B7996" w:rsidR="0090139B" w:rsidRPr="00B30B85" w:rsidRDefault="000D15C7" w:rsidP="00B30B85">
      <w:pPr>
        <w:pStyle w:val="BodyText"/>
        <w:numPr>
          <w:ilvl w:val="2"/>
          <w:numId w:val="5"/>
        </w:numPr>
      </w:pPr>
      <w:r>
        <w:t>Inbound i</w:t>
      </w:r>
      <w:r w:rsidR="00BA15BC">
        <w:t>nterface file must follow the provided naming convention per file:</w:t>
      </w:r>
    </w:p>
    <w:p w14:paraId="2BB336F0" w14:textId="68F42B6E" w:rsidR="00B2462C" w:rsidRPr="00D07F7A" w:rsidRDefault="00B2462C" w:rsidP="00B2462C">
      <w:pPr>
        <w:pStyle w:val="BodyText"/>
        <w:numPr>
          <w:ilvl w:val="3"/>
          <w:numId w:val="5"/>
        </w:numPr>
        <w:rPr>
          <w:rFonts w:cs="Arial"/>
        </w:rPr>
      </w:pPr>
      <w:r w:rsidRPr="00372F76">
        <w:rPr>
          <w:rFonts w:cs="Arial"/>
          <w:i/>
          <w:iCs/>
        </w:rPr>
        <w:t>ARI</w:t>
      </w:r>
      <w:r w:rsidR="003A72F6">
        <w:rPr>
          <w:rFonts w:cs="Arial"/>
          <w:i/>
          <w:iCs/>
        </w:rPr>
        <w:t>NV</w:t>
      </w:r>
      <w:r>
        <w:rPr>
          <w:rFonts w:cs="Arial"/>
          <w:i/>
          <w:iCs/>
        </w:rPr>
        <w:t>_</w:t>
      </w:r>
      <w:r w:rsidRPr="00372F76">
        <w:rPr>
          <w:rFonts w:cs="Arial"/>
          <w:i/>
          <w:iCs/>
        </w:rPr>
        <w:t>&lt;Agency#&gt;&lt;</w:t>
      </w:r>
      <w:r w:rsidR="00CC7CDB">
        <w:rPr>
          <w:rFonts w:cs="Arial"/>
          <w:i/>
          <w:iCs/>
        </w:rPr>
        <w:t>***</w:t>
      </w:r>
      <w:r w:rsidRPr="00372F76">
        <w:rPr>
          <w:rFonts w:cs="Arial"/>
          <w:i/>
          <w:iCs/>
        </w:rPr>
        <w:t>&gt;</w:t>
      </w:r>
      <w:r>
        <w:rPr>
          <w:rFonts w:cs="Arial"/>
          <w:i/>
          <w:iCs/>
        </w:rPr>
        <w:t>_</w:t>
      </w:r>
      <w:r w:rsidRPr="00372F76">
        <w:rPr>
          <w:rFonts w:cs="Arial"/>
          <w:i/>
          <w:iCs/>
        </w:rPr>
        <w:t>YYYYMMDDHHMM</w:t>
      </w:r>
      <w:r>
        <w:rPr>
          <w:rFonts w:cs="Arial"/>
          <w:i/>
          <w:iCs/>
        </w:rPr>
        <w:t>.csv</w:t>
      </w:r>
    </w:p>
    <w:p w14:paraId="21077B22" w14:textId="33C1BD23" w:rsidR="00D07F7A" w:rsidRPr="008F6610" w:rsidRDefault="008F6610" w:rsidP="008F6610">
      <w:pPr>
        <w:pStyle w:val="BodyText"/>
        <w:numPr>
          <w:ilvl w:val="3"/>
          <w:numId w:val="5"/>
        </w:numPr>
        <w:rPr>
          <w:rFonts w:cs="Arial"/>
        </w:rPr>
      </w:pPr>
      <w:r>
        <w:rPr>
          <w:rFonts w:cs="Arial"/>
          <w:i/>
          <w:iCs/>
        </w:rPr>
        <w:t>ARDIS_</w:t>
      </w:r>
      <w:r w:rsidRPr="00372F76">
        <w:rPr>
          <w:rFonts w:cs="Arial"/>
          <w:i/>
          <w:iCs/>
        </w:rPr>
        <w:t>&lt;Agency#&gt;&lt;</w:t>
      </w:r>
      <w:r>
        <w:rPr>
          <w:rFonts w:cs="Arial"/>
          <w:i/>
          <w:iCs/>
        </w:rPr>
        <w:t>***</w:t>
      </w:r>
      <w:r w:rsidRPr="00372F76">
        <w:rPr>
          <w:rFonts w:cs="Arial"/>
          <w:i/>
          <w:iCs/>
        </w:rPr>
        <w:t>&gt;</w:t>
      </w:r>
      <w:r>
        <w:rPr>
          <w:rFonts w:cs="Arial"/>
          <w:i/>
          <w:iCs/>
        </w:rPr>
        <w:t>_</w:t>
      </w:r>
      <w:r w:rsidRPr="00372F76">
        <w:rPr>
          <w:rFonts w:cs="Arial"/>
          <w:i/>
          <w:iCs/>
        </w:rPr>
        <w:t>YYYYMMDDHHMM</w:t>
      </w:r>
      <w:r>
        <w:rPr>
          <w:rFonts w:cs="Arial"/>
          <w:i/>
          <w:iCs/>
        </w:rPr>
        <w:t>.csv</w:t>
      </w:r>
    </w:p>
    <w:p w14:paraId="63A6B1AC" w14:textId="4DF8B477" w:rsidR="00584C67" w:rsidRPr="00584C67" w:rsidRDefault="00584C67" w:rsidP="00B30B85">
      <w:pPr>
        <w:pStyle w:val="BodyText"/>
        <w:ind w:left="2160"/>
        <w:contextualSpacing/>
        <w:rPr>
          <w:sz w:val="18"/>
          <w:szCs w:val="18"/>
        </w:rPr>
      </w:pPr>
      <w:r w:rsidRPr="00584C67">
        <w:rPr>
          <w:i/>
          <w:iCs/>
          <w:sz w:val="18"/>
          <w:szCs w:val="18"/>
        </w:rPr>
        <w:t>Note</w:t>
      </w:r>
      <w:r w:rsidR="000D15C7">
        <w:rPr>
          <w:i/>
          <w:iCs/>
          <w:sz w:val="18"/>
          <w:szCs w:val="18"/>
        </w:rPr>
        <w:t>s</w:t>
      </w:r>
      <w:r w:rsidRPr="00584C67">
        <w:rPr>
          <w:i/>
          <w:iCs/>
          <w:sz w:val="18"/>
          <w:szCs w:val="18"/>
        </w:rPr>
        <w:t>: </w:t>
      </w:r>
      <w:r w:rsidRPr="00584C67">
        <w:rPr>
          <w:sz w:val="18"/>
          <w:szCs w:val="18"/>
        </w:rPr>
        <w:t> </w:t>
      </w:r>
    </w:p>
    <w:p w14:paraId="11E81565" w14:textId="6CDA4B3F" w:rsidR="00584C67" w:rsidRPr="00C555C3" w:rsidRDefault="00CC7CDB" w:rsidP="00C555C3">
      <w:pPr>
        <w:pStyle w:val="BodyText"/>
        <w:numPr>
          <w:ilvl w:val="3"/>
          <w:numId w:val="16"/>
        </w:numPr>
        <w:contextualSpacing/>
        <w:rPr>
          <w:sz w:val="18"/>
          <w:szCs w:val="18"/>
        </w:rPr>
      </w:pPr>
      <w:r>
        <w:rPr>
          <w:i/>
          <w:iCs/>
          <w:sz w:val="18"/>
          <w:szCs w:val="18"/>
          <w:lang w:val="en-AU"/>
        </w:rPr>
        <w:t>***</w:t>
      </w:r>
      <w:r w:rsidR="000D15C7">
        <w:rPr>
          <w:i/>
          <w:iCs/>
          <w:sz w:val="18"/>
          <w:szCs w:val="18"/>
          <w:lang w:val="en-AU"/>
        </w:rPr>
        <w:t xml:space="preserve"> </w:t>
      </w:r>
      <w:r w:rsidR="00584C67" w:rsidRPr="00584C67">
        <w:rPr>
          <w:i/>
          <w:iCs/>
          <w:sz w:val="18"/>
          <w:szCs w:val="18"/>
          <w:lang w:val="en-AU"/>
        </w:rPr>
        <w:t>= Acronym of External Sub System; defined by the agenc</w:t>
      </w:r>
      <w:r w:rsidR="00816703">
        <w:rPr>
          <w:i/>
          <w:iCs/>
          <w:sz w:val="18"/>
          <w:szCs w:val="18"/>
          <w:lang w:val="en-AU"/>
        </w:rPr>
        <w:t>ies:</w:t>
      </w:r>
    </w:p>
    <w:p w14:paraId="0F898974" w14:textId="5AD20D82" w:rsidR="00584C67" w:rsidRPr="00584C67" w:rsidRDefault="00584C67" w:rsidP="006F1629">
      <w:pPr>
        <w:pStyle w:val="BodyText"/>
        <w:numPr>
          <w:ilvl w:val="3"/>
          <w:numId w:val="16"/>
        </w:numPr>
        <w:contextualSpacing/>
        <w:rPr>
          <w:sz w:val="18"/>
          <w:szCs w:val="18"/>
        </w:rPr>
      </w:pPr>
      <w:r w:rsidRPr="00584C67">
        <w:rPr>
          <w:i/>
          <w:iCs/>
          <w:sz w:val="18"/>
          <w:szCs w:val="18"/>
          <w:lang w:val="en-AU"/>
        </w:rPr>
        <w:t xml:space="preserve">multiple </w:t>
      </w:r>
      <w:proofErr w:type="spellStart"/>
      <w:r w:rsidR="008C014A">
        <w:rPr>
          <w:i/>
          <w:iCs/>
          <w:sz w:val="18"/>
          <w:szCs w:val="18"/>
          <w:lang w:val="en-AU"/>
        </w:rPr>
        <w:t>R</w:t>
      </w:r>
      <w:r w:rsidR="00C555C3">
        <w:rPr>
          <w:i/>
          <w:iCs/>
          <w:sz w:val="18"/>
          <w:szCs w:val="18"/>
          <w:lang w:val="en-AU"/>
        </w:rPr>
        <w:t>ungroup</w:t>
      </w:r>
      <w:proofErr w:type="spellEnd"/>
      <w:r w:rsidRPr="00584C67">
        <w:rPr>
          <w:i/>
          <w:iCs/>
          <w:sz w:val="18"/>
          <w:szCs w:val="18"/>
          <w:lang w:val="en-AU"/>
        </w:rPr>
        <w:t xml:space="preserve"> under one file name are not allowed for security administration purposes. </w:t>
      </w:r>
      <w:r w:rsidRPr="00584C67">
        <w:rPr>
          <w:sz w:val="18"/>
          <w:szCs w:val="18"/>
        </w:rPr>
        <w:t> </w:t>
      </w:r>
    </w:p>
    <w:p w14:paraId="2A6ADEBD" w14:textId="77777777" w:rsidR="00584C67" w:rsidRDefault="00584C67" w:rsidP="006F1629">
      <w:pPr>
        <w:pStyle w:val="BodyText"/>
        <w:numPr>
          <w:ilvl w:val="3"/>
          <w:numId w:val="16"/>
        </w:numPr>
        <w:contextualSpacing/>
        <w:rPr>
          <w:sz w:val="18"/>
          <w:szCs w:val="18"/>
        </w:rPr>
      </w:pPr>
      <w:r w:rsidRPr="00584C67">
        <w:rPr>
          <w:i/>
          <w:iCs/>
          <w:sz w:val="18"/>
          <w:szCs w:val="18"/>
          <w:lang w:val="en-AU"/>
        </w:rPr>
        <w:t>YYYYMMDDHHMM = Year, month, date, hour and minute of upload</w:t>
      </w:r>
      <w:r w:rsidRPr="00584C67">
        <w:rPr>
          <w:sz w:val="18"/>
          <w:szCs w:val="18"/>
        </w:rPr>
        <w:t> </w:t>
      </w:r>
    </w:p>
    <w:p w14:paraId="238ADF3F" w14:textId="52ED6D37" w:rsidR="002016DB" w:rsidRPr="0088198C" w:rsidRDefault="002016DB" w:rsidP="006F1629">
      <w:pPr>
        <w:pStyle w:val="BodyText"/>
        <w:numPr>
          <w:ilvl w:val="3"/>
          <w:numId w:val="16"/>
        </w:numPr>
        <w:contextualSpacing/>
        <w:rPr>
          <w:i/>
          <w:iCs/>
          <w:sz w:val="18"/>
          <w:szCs w:val="18"/>
        </w:rPr>
      </w:pPr>
      <w:r w:rsidRPr="0088198C">
        <w:rPr>
          <w:i/>
          <w:iCs/>
          <w:sz w:val="18"/>
          <w:szCs w:val="18"/>
        </w:rPr>
        <w:t xml:space="preserve">In </w:t>
      </w:r>
      <w:r w:rsidR="0088198C" w:rsidRPr="0088198C">
        <w:rPr>
          <w:i/>
          <w:iCs/>
          <w:sz w:val="18"/>
          <w:szCs w:val="18"/>
        </w:rPr>
        <w:t>case the inbound interface file didn’t follow the naming convention, the file will not be processed and will stay in the sftp.</w:t>
      </w:r>
    </w:p>
    <w:p w14:paraId="26A86ACC" w14:textId="77777777" w:rsidR="00BA15BC" w:rsidRDefault="00BA15BC" w:rsidP="00B30B85">
      <w:pPr>
        <w:pStyle w:val="BodyText"/>
        <w:ind w:left="0"/>
      </w:pPr>
    </w:p>
    <w:p w14:paraId="638BFBFD" w14:textId="77777777" w:rsidR="00081F05" w:rsidRPr="00081F05" w:rsidRDefault="00081F05" w:rsidP="00081F05">
      <w:pPr>
        <w:pStyle w:val="BodyText"/>
        <w:numPr>
          <w:ilvl w:val="2"/>
          <w:numId w:val="5"/>
        </w:numPr>
      </w:pPr>
      <w:r w:rsidRPr="00081F05">
        <w:t>Email configuration setup for recipients.  </w:t>
      </w:r>
    </w:p>
    <w:p w14:paraId="0C4F13DF" w14:textId="77777777" w:rsidR="00081F05" w:rsidRPr="00081F05" w:rsidRDefault="00081F05" w:rsidP="0051103D">
      <w:pPr>
        <w:pStyle w:val="BodyText"/>
        <w:ind w:left="2160"/>
      </w:pPr>
      <w:r w:rsidRPr="00081F05">
        <w:rPr>
          <w:b/>
          <w:bCs/>
        </w:rPr>
        <w:t xml:space="preserve">Navigation Path: </w:t>
      </w:r>
      <w:r w:rsidRPr="00081F05">
        <w:rPr>
          <w:i/>
          <w:iCs/>
        </w:rPr>
        <w:t>Process Server Administrator Role &gt; Configuration &gt; System Configuration &gt; FSM &gt; Search Property Name: </w:t>
      </w:r>
      <w:r w:rsidRPr="00081F05">
        <w:t> </w:t>
      </w:r>
    </w:p>
    <w:p w14:paraId="27765214" w14:textId="3D9ABCDE" w:rsidR="00EF7BB9" w:rsidRDefault="0038050B" w:rsidP="006F1629">
      <w:pPr>
        <w:pStyle w:val="BodyText"/>
        <w:numPr>
          <w:ilvl w:val="3"/>
          <w:numId w:val="18"/>
        </w:numPr>
        <w:contextualSpacing/>
      </w:pPr>
      <w:r w:rsidRPr="00B24A69">
        <w:t>FSM_FIN_Receivable</w:t>
      </w:r>
      <w:r w:rsidR="00E15F02">
        <w:t>Invoice</w:t>
      </w:r>
      <w:r w:rsidRPr="00B24A69">
        <w:t>Import_INT_01</w:t>
      </w:r>
      <w:r w:rsidR="00E15F02">
        <w:t>0</w:t>
      </w:r>
      <w:r w:rsidRPr="00B24A69">
        <w:t>_EmailTo</w:t>
      </w:r>
    </w:p>
    <w:p w14:paraId="06FE3192" w14:textId="5F8890B3" w:rsidR="00F456E7" w:rsidRDefault="00E15F02" w:rsidP="00F456E7">
      <w:pPr>
        <w:pStyle w:val="BodyText"/>
        <w:numPr>
          <w:ilvl w:val="3"/>
          <w:numId w:val="18"/>
        </w:numPr>
        <w:contextualSpacing/>
      </w:pPr>
      <w:r w:rsidRPr="00B24A69">
        <w:t>FSM_FIN_Receivable</w:t>
      </w:r>
      <w:r>
        <w:t>Invoice</w:t>
      </w:r>
      <w:r w:rsidRPr="00B24A69">
        <w:t>Import_INT_01</w:t>
      </w:r>
      <w:r>
        <w:t>0</w:t>
      </w:r>
      <w:r w:rsidRPr="00B24A69">
        <w:t>_</w:t>
      </w:r>
      <w:r w:rsidR="00EF7BB9" w:rsidRPr="00BC1080">
        <w:t>ErrorEmailTo</w:t>
      </w:r>
    </w:p>
    <w:p w14:paraId="2B3A7ABF" w14:textId="22E09D2A" w:rsidR="00EF7BB9" w:rsidRDefault="00E15F02" w:rsidP="00F456E7">
      <w:pPr>
        <w:pStyle w:val="BodyText"/>
        <w:numPr>
          <w:ilvl w:val="3"/>
          <w:numId w:val="18"/>
        </w:numPr>
        <w:contextualSpacing/>
      </w:pPr>
      <w:r w:rsidRPr="00B24A69">
        <w:t>FSM_FIN_Receivable</w:t>
      </w:r>
      <w:r>
        <w:t>Invoice</w:t>
      </w:r>
      <w:r w:rsidRPr="00B24A69">
        <w:t>Import_INT_01</w:t>
      </w:r>
      <w:r>
        <w:t>0</w:t>
      </w:r>
      <w:r w:rsidR="00F456E7" w:rsidRPr="00F456E7">
        <w:t>_Email</w:t>
      </w:r>
      <w:r w:rsidR="006F5A30">
        <w:t>CC</w:t>
      </w:r>
    </w:p>
    <w:p w14:paraId="7BC73566" w14:textId="499E611C" w:rsidR="00081F05" w:rsidRPr="00081F05" w:rsidRDefault="000426FD" w:rsidP="0038050B">
      <w:pPr>
        <w:pStyle w:val="BodyText"/>
        <w:ind w:left="0"/>
      </w:pPr>
      <w:r w:rsidRPr="000426FD">
        <w:rPr>
          <w:noProof/>
        </w:rPr>
        <w:drawing>
          <wp:inline distT="0" distB="0" distL="0" distR="0" wp14:anchorId="5C004DBB" wp14:editId="15ECA11C">
            <wp:extent cx="6417945" cy="1028700"/>
            <wp:effectExtent l="0" t="0" r="1905" b="0"/>
            <wp:docPr id="1611354916" name="Picture 1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54916" name="Picture 1" descr="A white rectangular object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8145" w14:textId="5D2E5FDE" w:rsidR="00081F05" w:rsidRPr="00081F05" w:rsidRDefault="00081F05" w:rsidP="00081F05">
      <w:pPr>
        <w:pStyle w:val="BodyText"/>
        <w:numPr>
          <w:ilvl w:val="2"/>
          <w:numId w:val="5"/>
        </w:numPr>
      </w:pPr>
      <w:r w:rsidRPr="00081F05">
        <w:t>Multiple emails can be assigned, with comma</w:t>
      </w:r>
      <w:r w:rsidR="00D14AC7">
        <w:t xml:space="preserve"> “,”</w:t>
      </w:r>
      <w:r w:rsidRPr="00081F05">
        <w:t xml:space="preserve"> as </w:t>
      </w:r>
      <w:r w:rsidR="00D14AC7">
        <w:t xml:space="preserve">a </w:t>
      </w:r>
      <w:r w:rsidRPr="00081F05">
        <w:t>separator.  </w:t>
      </w:r>
    </w:p>
    <w:p w14:paraId="7263E73D" w14:textId="77777777" w:rsidR="00081F05" w:rsidRPr="00081F05" w:rsidRDefault="00081F05" w:rsidP="00081F05">
      <w:pPr>
        <w:pStyle w:val="BodyText"/>
        <w:numPr>
          <w:ilvl w:val="2"/>
          <w:numId w:val="5"/>
        </w:numPr>
      </w:pPr>
      <w:r w:rsidRPr="00081F05">
        <w:t>This configuration is expected to receive notifications for the following: </w:t>
      </w:r>
    </w:p>
    <w:p w14:paraId="24615647" w14:textId="77777777" w:rsidR="000426FD" w:rsidRDefault="000426FD" w:rsidP="000426FD">
      <w:pPr>
        <w:pStyle w:val="BodyText"/>
        <w:numPr>
          <w:ilvl w:val="3"/>
          <w:numId w:val="5"/>
        </w:numPr>
        <w:contextualSpacing/>
      </w:pPr>
      <w:r w:rsidRPr="00B24A69">
        <w:t>FSM_FIN_Receivable</w:t>
      </w:r>
      <w:r>
        <w:t>Invoice</w:t>
      </w:r>
      <w:r w:rsidRPr="00B24A69">
        <w:t>Import_INT_01</w:t>
      </w:r>
      <w:r>
        <w:t>0</w:t>
      </w:r>
      <w:r w:rsidRPr="00B24A69">
        <w:t>_EmailTo</w:t>
      </w:r>
    </w:p>
    <w:p w14:paraId="14BD3661" w14:textId="7F236285" w:rsidR="002F67FB" w:rsidRPr="005B0AA0" w:rsidRDefault="00BC1080" w:rsidP="00A570F1">
      <w:pPr>
        <w:pStyle w:val="BodyText"/>
        <w:numPr>
          <w:ilvl w:val="0"/>
          <w:numId w:val="20"/>
        </w:numPr>
        <w:contextualSpacing/>
      </w:pPr>
      <w:r>
        <w:t xml:space="preserve">for </w:t>
      </w:r>
      <w:r w:rsidR="002F67FB">
        <w:t xml:space="preserve">Successful </w:t>
      </w:r>
      <w:r w:rsidR="00A97569">
        <w:t xml:space="preserve">Import and </w:t>
      </w:r>
      <w:r>
        <w:t xml:space="preserve">Successful </w:t>
      </w:r>
      <w:r w:rsidR="002F67FB">
        <w:t>Interface</w:t>
      </w:r>
      <w:r w:rsidR="00FD4A83" w:rsidRPr="005B0AA0">
        <w:t>, and Interface Error</w:t>
      </w:r>
    </w:p>
    <w:p w14:paraId="0B55A682" w14:textId="770F0BE1" w:rsidR="00A570F1" w:rsidRPr="005B0AA0" w:rsidRDefault="000426FD" w:rsidP="001474E5">
      <w:pPr>
        <w:pStyle w:val="BodyText"/>
        <w:numPr>
          <w:ilvl w:val="0"/>
          <w:numId w:val="23"/>
        </w:numPr>
        <w:contextualSpacing/>
      </w:pPr>
      <w:r w:rsidRPr="00B24A69">
        <w:t>FSM_FIN_Receivable</w:t>
      </w:r>
      <w:r>
        <w:t>Invoice</w:t>
      </w:r>
      <w:r w:rsidRPr="00B24A69">
        <w:t>Import_INT_01</w:t>
      </w:r>
      <w:r>
        <w:t>0</w:t>
      </w:r>
      <w:r w:rsidRPr="00B24A69">
        <w:t>_</w:t>
      </w:r>
      <w:r w:rsidRPr="00BC1080">
        <w:t>ErrorEmailTo</w:t>
      </w:r>
    </w:p>
    <w:p w14:paraId="39DBE73A" w14:textId="1F1F358A" w:rsidR="002F67FB" w:rsidRPr="005B0AA0" w:rsidRDefault="008F1AE1" w:rsidP="00A570F1">
      <w:pPr>
        <w:pStyle w:val="BodyText"/>
        <w:numPr>
          <w:ilvl w:val="0"/>
          <w:numId w:val="20"/>
        </w:numPr>
        <w:contextualSpacing/>
      </w:pPr>
      <w:r w:rsidRPr="005B0AA0">
        <w:t>for</w:t>
      </w:r>
      <w:r w:rsidR="002F67FB" w:rsidRPr="005B0AA0">
        <w:t xml:space="preserve"> </w:t>
      </w:r>
      <w:r w:rsidR="0076738D" w:rsidRPr="005B0AA0">
        <w:t>Import Error</w:t>
      </w:r>
      <w:r w:rsidR="00BC1080" w:rsidRPr="005B0AA0">
        <w:t xml:space="preserve"> and Interface Error</w:t>
      </w:r>
    </w:p>
    <w:p w14:paraId="122EDA1E" w14:textId="11A91EC2" w:rsidR="00A570F1" w:rsidRDefault="001474E5" w:rsidP="001474E5">
      <w:pPr>
        <w:pStyle w:val="BodyText"/>
        <w:numPr>
          <w:ilvl w:val="0"/>
          <w:numId w:val="23"/>
        </w:numPr>
        <w:contextualSpacing/>
      </w:pPr>
      <w:r w:rsidRPr="00B24A69">
        <w:t>FSM_FIN_Receivable</w:t>
      </w:r>
      <w:r>
        <w:t>Invoice</w:t>
      </w:r>
      <w:r w:rsidRPr="00B24A69">
        <w:t>Import_INT_01</w:t>
      </w:r>
      <w:r>
        <w:t>0</w:t>
      </w:r>
      <w:r w:rsidRPr="00F456E7">
        <w:t>_Email</w:t>
      </w:r>
      <w:r>
        <w:t>CC</w:t>
      </w:r>
      <w:r w:rsidR="008F1AE1">
        <w:t xml:space="preserve"> </w:t>
      </w:r>
    </w:p>
    <w:p w14:paraId="55DC50B5" w14:textId="618D77AA" w:rsidR="00AB7FD7" w:rsidRDefault="00745857" w:rsidP="00A570F1">
      <w:pPr>
        <w:pStyle w:val="BodyText"/>
        <w:numPr>
          <w:ilvl w:val="0"/>
          <w:numId w:val="20"/>
        </w:numPr>
        <w:contextualSpacing/>
      </w:pPr>
      <w:r>
        <w:t xml:space="preserve">for </w:t>
      </w:r>
      <w:r w:rsidR="00D43B6A">
        <w:t>Successful Import and Successful Interface</w:t>
      </w:r>
    </w:p>
    <w:p w14:paraId="3ABF61E0" w14:textId="69205D61" w:rsidR="00ED5B21" w:rsidRDefault="00ED5B21" w:rsidP="00ED5B21">
      <w:pPr>
        <w:pStyle w:val="BodyText"/>
        <w:ind w:left="0"/>
        <w:contextualSpacing/>
      </w:pPr>
    </w:p>
    <w:p w14:paraId="5B44E6A5" w14:textId="4BE26F78" w:rsidR="008177E9" w:rsidRDefault="00ED5B21" w:rsidP="00ED5B21">
      <w:pPr>
        <w:pStyle w:val="BodyText"/>
        <w:ind w:left="2160"/>
        <w:contextualSpacing/>
        <w:rPr>
          <w:color w:val="000000" w:themeColor="text1"/>
        </w:rPr>
      </w:pPr>
      <w:r w:rsidRPr="00ED5B21">
        <w:rPr>
          <w:b/>
          <w:bCs/>
          <w:color w:val="FF0000"/>
        </w:rPr>
        <w:t xml:space="preserve">Note: </w:t>
      </w:r>
      <w:r w:rsidR="00B7749F">
        <w:rPr>
          <w:color w:val="000000" w:themeColor="text1"/>
        </w:rPr>
        <w:t xml:space="preserve">comma “,” should be used as </w:t>
      </w:r>
      <w:r w:rsidR="001F317E">
        <w:rPr>
          <w:color w:val="000000" w:themeColor="text1"/>
        </w:rPr>
        <w:t>a separator</w:t>
      </w:r>
      <w:r>
        <w:rPr>
          <w:color w:val="000000" w:themeColor="text1"/>
        </w:rPr>
        <w:t xml:space="preserve"> in adding </w:t>
      </w:r>
      <w:r w:rsidR="00B7749F">
        <w:rPr>
          <w:color w:val="000000" w:themeColor="text1"/>
        </w:rPr>
        <w:t xml:space="preserve">multiple </w:t>
      </w:r>
      <w:r>
        <w:rPr>
          <w:color w:val="000000" w:themeColor="text1"/>
        </w:rPr>
        <w:t xml:space="preserve">emails </w:t>
      </w:r>
    </w:p>
    <w:p w14:paraId="2E999002" w14:textId="665EBB50" w:rsidR="00ED5B21" w:rsidRPr="00ED5B21" w:rsidRDefault="00B7749F" w:rsidP="00ED5B21">
      <w:pPr>
        <w:pStyle w:val="BodyText"/>
        <w:ind w:left="2160"/>
        <w:contextualSpacing/>
        <w:rPr>
          <w:color w:val="000000" w:themeColor="text1"/>
        </w:rPr>
      </w:pPr>
      <w:r>
        <w:rPr>
          <w:color w:val="000000" w:themeColor="text1"/>
        </w:rPr>
        <w:lastRenderedPageBreak/>
        <w:t>(</w:t>
      </w:r>
      <w:proofErr w:type="spellStart"/>
      <w:r>
        <w:rPr>
          <w:color w:val="000000" w:themeColor="text1"/>
        </w:rPr>
        <w:t>i.e</w:t>
      </w:r>
      <w:proofErr w:type="spellEnd"/>
      <w:r>
        <w:rPr>
          <w:color w:val="000000" w:themeColor="text1"/>
        </w:rPr>
        <w:t xml:space="preserve"> </w:t>
      </w:r>
      <w:r w:rsidR="008177E9" w:rsidRPr="008177E9">
        <w:rPr>
          <w:color w:val="000000" w:themeColor="text1"/>
        </w:rPr>
        <w:t>angeli.pineda@infor.com</w:t>
      </w:r>
      <w:r w:rsidR="008177E9" w:rsidRPr="008177E9">
        <w:rPr>
          <w:color w:val="000000" w:themeColor="text1"/>
          <w:highlight w:val="yellow"/>
        </w:rPr>
        <w:t>,</w:t>
      </w:r>
      <w:r w:rsidR="008177E9" w:rsidRPr="008177E9">
        <w:rPr>
          <w:color w:val="000000" w:themeColor="text1"/>
        </w:rPr>
        <w:t>joshua.adato@infor.com</w:t>
      </w:r>
      <w:r w:rsidR="008177E9">
        <w:rPr>
          <w:color w:val="000000" w:themeColor="text1"/>
        </w:rPr>
        <w:t>)</w:t>
      </w:r>
    </w:p>
    <w:p w14:paraId="1CF27763" w14:textId="77777777" w:rsidR="005F0B66" w:rsidRPr="005F0B66" w:rsidRDefault="005F0B66" w:rsidP="005F0B66">
      <w:pPr>
        <w:pStyle w:val="ListParagraph"/>
        <w:numPr>
          <w:ilvl w:val="0"/>
          <w:numId w:val="21"/>
        </w:numPr>
        <w:rPr>
          <w:rFonts w:cs="Arial"/>
          <w:lang w:eastAsia="en-US"/>
        </w:rPr>
      </w:pPr>
      <w:r w:rsidRPr="005F0B66">
        <w:rPr>
          <w:rFonts w:cs="Arial"/>
          <w:color w:val="000000"/>
          <w:shd w:val="clear" w:color="auto" w:fill="FFFFFF"/>
        </w:rPr>
        <w:t>"This interface will run on a scheduled basis through scheduling. The IT team will be responsible for the setup and ongoing maintenance of these schedules. For detailed setup instructions, please refer to the following document:</w:t>
      </w:r>
      <w:r w:rsidRPr="005F0B66">
        <w:rPr>
          <w:rFonts w:cs="Arial"/>
          <w:i/>
          <w:iCs/>
          <w:color w:val="548DD4"/>
          <w:shd w:val="clear" w:color="auto" w:fill="FFFF00"/>
        </w:rPr>
        <w:t xml:space="preserve"> &lt;Link to Technical Master File&gt;.</w:t>
      </w:r>
      <w:r w:rsidRPr="005F0B66">
        <w:rPr>
          <w:rFonts w:cs="Arial"/>
          <w:i/>
          <w:iCs/>
          <w:color w:val="548DD4"/>
          <w:shd w:val="clear" w:color="auto" w:fill="FFFFFF"/>
        </w:rPr>
        <w:t> </w:t>
      </w:r>
      <w:r w:rsidRPr="005F0B66">
        <w:rPr>
          <w:rFonts w:cs="Arial"/>
          <w:i/>
          <w:iCs/>
          <w:color w:val="000000" w:themeColor="text1"/>
          <w:shd w:val="clear" w:color="auto" w:fill="FFFFFF"/>
        </w:rPr>
        <w:t>"</w:t>
      </w:r>
    </w:p>
    <w:p w14:paraId="7307DFC6" w14:textId="34E28FC0" w:rsidR="007D229E" w:rsidRDefault="001701D2" w:rsidP="007D229E">
      <w:pPr>
        <w:pStyle w:val="Heading2"/>
      </w:pPr>
      <w:bookmarkStart w:id="11" w:name="_Toc207148576"/>
      <w:r w:rsidRPr="00A35B84">
        <w:t xml:space="preserve">Scenario: </w:t>
      </w:r>
      <w:r w:rsidR="000C70BE" w:rsidRPr="000C70BE">
        <w:t xml:space="preserve">Successful Import and Interface of AR </w:t>
      </w:r>
      <w:r w:rsidR="00FB4AE4">
        <w:t>Invoice</w:t>
      </w:r>
      <w:r w:rsidR="000C70BE" w:rsidRPr="000C70BE">
        <w:t xml:space="preserve"> Batch</w:t>
      </w:r>
      <w:bookmarkEnd w:id="11"/>
    </w:p>
    <w:p w14:paraId="6B2D6A22" w14:textId="77777777" w:rsidR="007D229E" w:rsidRPr="007D229E" w:rsidRDefault="007D229E" w:rsidP="007D229E">
      <w:pPr>
        <w:pStyle w:val="BodyText"/>
      </w:pPr>
    </w:p>
    <w:p w14:paraId="0D49D497" w14:textId="5403F7D3" w:rsidR="001701D2" w:rsidRPr="00A35B84" w:rsidRDefault="001701D2" w:rsidP="001701D2">
      <w:pPr>
        <w:pStyle w:val="Heading3"/>
      </w:pPr>
      <w:r w:rsidRPr="00A35B84">
        <w:t>Description</w:t>
      </w:r>
    </w:p>
    <w:p w14:paraId="0D12B35B" w14:textId="794484BA" w:rsidR="00701A06" w:rsidRDefault="001701D2" w:rsidP="00951D65">
      <w:pPr>
        <w:pStyle w:val="BodyText"/>
        <w:jc w:val="both"/>
      </w:pPr>
      <w:r w:rsidRPr="00867AEA">
        <w:t xml:space="preserve">Agency creates the </w:t>
      </w:r>
      <w:r w:rsidR="001C4A10">
        <w:t xml:space="preserve">AR </w:t>
      </w:r>
      <w:r w:rsidR="00FB4AE4">
        <w:t>Invoice</w:t>
      </w:r>
      <w:r w:rsidR="001C4A10">
        <w:t xml:space="preserve"> </w:t>
      </w:r>
      <w:r w:rsidR="0010454E">
        <w:t xml:space="preserve">inbound </w:t>
      </w:r>
      <w:r w:rsidRPr="00867AEA">
        <w:t xml:space="preserve">files </w:t>
      </w:r>
      <w:r w:rsidR="0010454E">
        <w:t>based in</w:t>
      </w:r>
      <w:r w:rsidR="004C2DAA">
        <w:t xml:space="preserve"> </w:t>
      </w:r>
      <w:r w:rsidRPr="00867AEA">
        <w:t xml:space="preserve">FSM format with populated </w:t>
      </w:r>
      <w:r w:rsidR="0010454E">
        <w:t xml:space="preserve">information related to AR </w:t>
      </w:r>
      <w:r w:rsidR="00FB4AE4">
        <w:t>Invoices</w:t>
      </w:r>
      <w:r w:rsidR="00A55CB4">
        <w:t xml:space="preserve"> and</w:t>
      </w:r>
      <w:r w:rsidRPr="00867AEA">
        <w:t xml:space="preserve"> drop these files to Infor SFTP</w:t>
      </w:r>
      <w:r w:rsidR="00BA0204">
        <w:t>.</w:t>
      </w:r>
    </w:p>
    <w:p w14:paraId="4BD2DA12" w14:textId="77777777" w:rsidR="007D229E" w:rsidRPr="0028771B" w:rsidRDefault="007D229E" w:rsidP="00701A06">
      <w:pPr>
        <w:pStyle w:val="BodyText"/>
      </w:pPr>
    </w:p>
    <w:p w14:paraId="087378F4" w14:textId="5D9F29A4" w:rsidR="00260DA5" w:rsidRDefault="00260DA5" w:rsidP="00260DA5">
      <w:pPr>
        <w:pStyle w:val="Heading3"/>
      </w:pPr>
      <w:r>
        <w:t>Test Steps</w:t>
      </w:r>
    </w:p>
    <w:tbl>
      <w:tblPr>
        <w:tblStyle w:val="InforTable0"/>
        <w:tblW w:w="5000" w:type="pct"/>
        <w:tblLayout w:type="fixed"/>
        <w:tblLook w:val="04A0" w:firstRow="1" w:lastRow="0" w:firstColumn="1" w:lastColumn="0" w:noHBand="0" w:noVBand="1"/>
      </w:tblPr>
      <w:tblGrid>
        <w:gridCol w:w="519"/>
        <w:gridCol w:w="8746"/>
        <w:gridCol w:w="832"/>
      </w:tblGrid>
      <w:tr w:rsidR="00A0524E" w14:paraId="010C7A6C" w14:textId="77777777" w:rsidTr="318CC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7" w:type="pct"/>
            <w:hideMark/>
          </w:tcPr>
          <w:p w14:paraId="438316AB" w14:textId="77777777" w:rsidR="00A0524E" w:rsidRDefault="00A0524E" w:rsidP="002F1750">
            <w:pPr>
              <w:pStyle w:val="BodyText"/>
              <w:ind w:left="0"/>
              <w:jc w:val="center"/>
              <w:rPr>
                <w:lang w:val="es-AR"/>
              </w:rPr>
            </w:pPr>
            <w:r>
              <w:rPr>
                <w:lang w:val="es-AR"/>
              </w:rPr>
              <w:t>No.</w:t>
            </w:r>
          </w:p>
        </w:tc>
        <w:tc>
          <w:tcPr>
            <w:tcW w:w="4331" w:type="pct"/>
            <w:hideMark/>
          </w:tcPr>
          <w:p w14:paraId="17097F3B" w14:textId="4B85CE65" w:rsidR="00A0524E" w:rsidRDefault="00A0524E" w:rsidP="002F1750">
            <w:pPr>
              <w:pStyle w:val="BodyText"/>
              <w:ind w:left="0"/>
              <w:rPr>
                <w:lang w:val="es-AR"/>
              </w:rPr>
            </w:pPr>
            <w:proofErr w:type="spellStart"/>
            <w:r>
              <w:rPr>
                <w:lang w:val="es-AR"/>
              </w:rPr>
              <w:t>Ste</w:t>
            </w:r>
            <w:r w:rsidR="00806846">
              <w:rPr>
                <w:lang w:val="es-AR"/>
              </w:rPr>
              <w:t>ps</w:t>
            </w:r>
            <w:proofErr w:type="spellEnd"/>
          </w:p>
        </w:tc>
        <w:tc>
          <w:tcPr>
            <w:tcW w:w="412" w:type="pct"/>
            <w:hideMark/>
          </w:tcPr>
          <w:p w14:paraId="6262BD7E" w14:textId="77777777" w:rsidR="00A0524E" w:rsidRDefault="00A0524E" w:rsidP="002F1750">
            <w:pPr>
              <w:pStyle w:val="BodyText"/>
              <w:ind w:left="0"/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Result</w:t>
            </w:r>
            <w:proofErr w:type="spellEnd"/>
          </w:p>
        </w:tc>
      </w:tr>
      <w:tr w:rsidR="00A0524E" w14:paraId="1A8BC78D" w14:textId="77777777" w:rsidTr="318CC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tcW w:w="257" w:type="pct"/>
            <w:shd w:val="clear" w:color="auto" w:fill="F2F2F2" w:themeFill="background1" w:themeFillShade="F2"/>
            <w:hideMark/>
          </w:tcPr>
          <w:p w14:paraId="56C12712" w14:textId="77777777" w:rsidR="00A0524E" w:rsidRPr="002F668E" w:rsidRDefault="00A0524E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 w:rsidRPr="002F668E">
              <w:rPr>
                <w:b/>
                <w:bCs/>
                <w:lang w:val="es-AR"/>
              </w:rPr>
              <w:t>1</w:t>
            </w:r>
          </w:p>
        </w:tc>
        <w:tc>
          <w:tcPr>
            <w:tcW w:w="4331" w:type="pct"/>
            <w:shd w:val="clear" w:color="auto" w:fill="F2F2F2" w:themeFill="background1" w:themeFillShade="F2"/>
          </w:tcPr>
          <w:p w14:paraId="7E04B6AB" w14:textId="78B0DCD0" w:rsidR="00A0524E" w:rsidRDefault="009C112D" w:rsidP="000640D6">
            <w:pPr>
              <w:pStyle w:val="BodyText"/>
              <w:numPr>
                <w:ilvl w:val="0"/>
                <w:numId w:val="8"/>
              </w:numPr>
            </w:pPr>
            <w:r>
              <w:t xml:space="preserve">Log </w:t>
            </w:r>
            <w:r w:rsidR="00342210">
              <w:t xml:space="preserve">into </w:t>
            </w:r>
            <w:r w:rsidR="006E7E98">
              <w:t xml:space="preserve">FTP </w:t>
            </w:r>
            <w:r w:rsidR="008177E9">
              <w:t>Program using</w:t>
            </w:r>
            <w:r w:rsidR="00342210">
              <w:t xml:space="preserve"> the Infor SFTP credentials</w:t>
            </w:r>
          </w:p>
          <w:p w14:paraId="66705C41" w14:textId="77777777" w:rsidR="005358B2" w:rsidRDefault="00342210" w:rsidP="00A35BB3">
            <w:pPr>
              <w:pStyle w:val="BodyText"/>
              <w:numPr>
                <w:ilvl w:val="0"/>
                <w:numId w:val="8"/>
              </w:numPr>
            </w:pPr>
            <w:r>
              <w:t>Navigate to this Folder directory</w:t>
            </w:r>
            <w:r w:rsidR="005358B2">
              <w:t>:</w:t>
            </w:r>
            <w:r>
              <w:t xml:space="preserve"> </w:t>
            </w:r>
          </w:p>
          <w:p w14:paraId="3509CBEA" w14:textId="3F6D7885" w:rsidR="00A35BB3" w:rsidRPr="00A35BB3" w:rsidRDefault="005358B2" w:rsidP="005358B2">
            <w:pPr>
              <w:pStyle w:val="BodyText"/>
              <w:ind w:left="720"/>
            </w:pPr>
            <w:r w:rsidRPr="005358B2">
              <w:t>/</w:t>
            </w:r>
            <w:proofErr w:type="spellStart"/>
            <w:r w:rsidRPr="005358B2">
              <w:t>Infor_FSM</w:t>
            </w:r>
            <w:proofErr w:type="spellEnd"/>
            <w:r w:rsidRPr="005358B2">
              <w:t>/</w:t>
            </w:r>
            <w:proofErr w:type="spellStart"/>
            <w:r w:rsidRPr="005358B2">
              <w:t>Receivable</w:t>
            </w:r>
            <w:r w:rsidR="00315964">
              <w:t>Invoice</w:t>
            </w:r>
            <w:r w:rsidRPr="005358B2">
              <w:t>Import</w:t>
            </w:r>
            <w:proofErr w:type="spellEnd"/>
            <w:r w:rsidRPr="005358B2">
              <w:t>/Inbound</w:t>
            </w:r>
          </w:p>
          <w:p w14:paraId="095230E8" w14:textId="5B542107" w:rsidR="00A35BB3" w:rsidRDefault="005C70E6" w:rsidP="005C70E6">
            <w:pPr>
              <w:pStyle w:val="BodyText"/>
              <w:ind w:left="0"/>
            </w:pPr>
            <w:r w:rsidRPr="005C70E6">
              <w:rPr>
                <w:noProof/>
              </w:rPr>
              <w:drawing>
                <wp:inline distT="0" distB="0" distL="0" distR="0" wp14:anchorId="4583F238" wp14:editId="71F01EAA">
                  <wp:extent cx="5416550" cy="1708785"/>
                  <wp:effectExtent l="0" t="0" r="0" b="5715"/>
                  <wp:docPr id="1694926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9264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3D7F8" w14:textId="512CE74D" w:rsidR="004B5357" w:rsidRDefault="007F0BBE" w:rsidP="000640D6">
            <w:pPr>
              <w:pStyle w:val="BodyText"/>
              <w:numPr>
                <w:ilvl w:val="0"/>
                <w:numId w:val="8"/>
              </w:numPr>
            </w:pPr>
            <w:r>
              <w:t xml:space="preserve">Drop the </w:t>
            </w:r>
            <w:r w:rsidR="00CD32A0">
              <w:t xml:space="preserve">AR </w:t>
            </w:r>
            <w:r w:rsidR="005C70E6">
              <w:t>Invoice</w:t>
            </w:r>
            <w:r w:rsidR="00CD32A0">
              <w:t xml:space="preserve"> </w:t>
            </w:r>
            <w:r w:rsidR="00FC2D0A">
              <w:t xml:space="preserve">inbound </w:t>
            </w:r>
            <w:r>
              <w:t>file</w:t>
            </w:r>
            <w:r w:rsidR="005C70E6">
              <w:t>s</w:t>
            </w:r>
            <w:r>
              <w:t xml:space="preserve"> in the </w:t>
            </w:r>
            <w:r w:rsidR="002C354A">
              <w:t>directory.</w:t>
            </w:r>
          </w:p>
          <w:p w14:paraId="46BE6928" w14:textId="6F07B2A6" w:rsidR="00FC2D0A" w:rsidRDefault="003A4316" w:rsidP="00216BE2">
            <w:pPr>
              <w:pStyle w:val="BodyText"/>
              <w:ind w:left="0"/>
            </w:pPr>
            <w:r w:rsidRPr="003A4316">
              <w:rPr>
                <w:noProof/>
              </w:rPr>
              <w:drawing>
                <wp:inline distT="0" distB="0" distL="0" distR="0" wp14:anchorId="155D8EB5" wp14:editId="413867BB">
                  <wp:extent cx="5416550" cy="2094230"/>
                  <wp:effectExtent l="0" t="0" r="0" b="1270"/>
                  <wp:docPr id="393014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0144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209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D1D2E" w14:textId="0FF01B1A" w:rsidR="002C354A" w:rsidRDefault="002C354A" w:rsidP="000640D6">
            <w:pPr>
              <w:pStyle w:val="BodyText"/>
              <w:numPr>
                <w:ilvl w:val="0"/>
                <w:numId w:val="8"/>
              </w:numPr>
            </w:pPr>
            <w:r>
              <w:t xml:space="preserve">Wait for </w:t>
            </w:r>
            <w:r w:rsidR="00282F51">
              <w:t xml:space="preserve">file channel </w:t>
            </w:r>
            <w:r w:rsidR="008C660B">
              <w:t xml:space="preserve">to trigger scanning (currently scheduled every </w:t>
            </w:r>
            <w:r w:rsidR="004A42F7">
              <w:t>5</w:t>
            </w:r>
            <w:r w:rsidR="008C660B">
              <w:t xml:space="preserve"> mins)</w:t>
            </w:r>
          </w:p>
          <w:p w14:paraId="1C9A3A78" w14:textId="06788D82" w:rsidR="004E1319" w:rsidRPr="000027CE" w:rsidRDefault="008C660B" w:rsidP="000027CE">
            <w:pPr>
              <w:pStyle w:val="BodyText"/>
              <w:numPr>
                <w:ilvl w:val="1"/>
                <w:numId w:val="8"/>
              </w:numPr>
            </w:pPr>
            <w:r>
              <w:t xml:space="preserve">For manual </w:t>
            </w:r>
            <w:r w:rsidR="004A42F7">
              <w:t xml:space="preserve">trigger for the </w:t>
            </w:r>
            <w:r w:rsidR="00CD32A0">
              <w:t xml:space="preserve">file </w:t>
            </w:r>
            <w:r>
              <w:t>scanning</w:t>
            </w:r>
            <w:r w:rsidR="00CD32A0">
              <w:t>,</w:t>
            </w:r>
            <w:r>
              <w:t xml:space="preserve"> refer to Step 2</w:t>
            </w:r>
          </w:p>
        </w:tc>
        <w:tc>
          <w:tcPr>
            <w:tcW w:w="412" w:type="pct"/>
            <w:shd w:val="clear" w:color="auto" w:fill="F2F2F2" w:themeFill="background1" w:themeFillShade="F2"/>
          </w:tcPr>
          <w:p w14:paraId="63C1BD65" w14:textId="62D3D8E8" w:rsidR="00A0524E" w:rsidRPr="00B778CA" w:rsidRDefault="00B778CA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 w:rsidRPr="00B778CA">
              <w:rPr>
                <w:b/>
                <w:bCs/>
                <w:color w:val="00B050"/>
                <w:lang w:val="es-AR"/>
              </w:rPr>
              <w:t>PASS</w:t>
            </w:r>
          </w:p>
        </w:tc>
      </w:tr>
      <w:tr w:rsidR="008C660B" w14:paraId="01AB4100" w14:textId="77777777" w:rsidTr="318CC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3"/>
        </w:trPr>
        <w:tc>
          <w:tcPr>
            <w:tcW w:w="257" w:type="pct"/>
            <w:shd w:val="clear" w:color="auto" w:fill="F2F2F2" w:themeFill="background1" w:themeFillShade="F2"/>
          </w:tcPr>
          <w:p w14:paraId="00011B85" w14:textId="734A77E4" w:rsidR="008C660B" w:rsidRPr="002F668E" w:rsidRDefault="000027CE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2</w:t>
            </w:r>
          </w:p>
        </w:tc>
        <w:tc>
          <w:tcPr>
            <w:tcW w:w="4331" w:type="pct"/>
            <w:shd w:val="clear" w:color="auto" w:fill="F2F2F2" w:themeFill="background1" w:themeFillShade="F2"/>
          </w:tcPr>
          <w:p w14:paraId="265D58F8" w14:textId="3F53E112" w:rsidR="005C42C2" w:rsidRPr="00976A0F" w:rsidRDefault="000027CE" w:rsidP="00976A0F">
            <w:pPr>
              <w:pStyle w:val="BodyText"/>
              <w:numPr>
                <w:ilvl w:val="0"/>
                <w:numId w:val="8"/>
              </w:numPr>
            </w:pPr>
            <w:r>
              <w:t xml:space="preserve">Log into Infor FSM </w:t>
            </w:r>
            <w:r w:rsidR="000130B2">
              <w:t>as Process Server Administrator</w:t>
            </w:r>
            <w:r w:rsidR="00AA14C3">
              <w:t xml:space="preserve"> &gt; Administration &gt; </w:t>
            </w:r>
            <w:r w:rsidR="00DA13D7">
              <w:t xml:space="preserve">Channels Administrator &gt; </w:t>
            </w:r>
            <w:r w:rsidR="009D7F24">
              <w:t>File Channels tab</w:t>
            </w:r>
            <w:r w:rsidR="00976A0F">
              <w:t xml:space="preserve"> &gt; </w:t>
            </w:r>
            <w:r w:rsidR="00023E6B" w:rsidRPr="00976A0F">
              <w:t xml:space="preserve">Search for </w:t>
            </w:r>
            <w:proofErr w:type="spellStart"/>
            <w:r w:rsidR="00A74481">
              <w:t>SONH_Receivable</w:t>
            </w:r>
            <w:r w:rsidR="000251EC">
              <w:t>Invoice</w:t>
            </w:r>
            <w:r w:rsidR="00A74481">
              <w:t>Import</w:t>
            </w:r>
            <w:proofErr w:type="spellEnd"/>
            <w:r w:rsidR="00A74481">
              <w:t xml:space="preserve"> in the Channel Name</w:t>
            </w:r>
            <w:r w:rsidR="00023E6B" w:rsidRPr="00976A0F">
              <w:t>.</w:t>
            </w:r>
          </w:p>
          <w:p w14:paraId="2801ED33" w14:textId="0B1CA378" w:rsidR="00023E6B" w:rsidRDefault="00023E6B" w:rsidP="000640D6">
            <w:pPr>
              <w:pStyle w:val="BodyText"/>
              <w:numPr>
                <w:ilvl w:val="0"/>
                <w:numId w:val="8"/>
              </w:numPr>
            </w:pPr>
            <w:r>
              <w:t>Right click and click Scan Now.</w:t>
            </w:r>
          </w:p>
          <w:p w14:paraId="1CCEDDD3" w14:textId="11435BA9" w:rsidR="009D7F24" w:rsidRDefault="00C85651" w:rsidP="00AA6F90">
            <w:pPr>
              <w:pStyle w:val="BodyText"/>
              <w:ind w:left="0"/>
            </w:pPr>
            <w:r w:rsidRPr="00C85651">
              <w:rPr>
                <w:noProof/>
              </w:rPr>
              <w:lastRenderedPageBreak/>
              <w:drawing>
                <wp:inline distT="0" distB="0" distL="0" distR="0" wp14:anchorId="60201173" wp14:editId="494A4550">
                  <wp:extent cx="5416550" cy="3058160"/>
                  <wp:effectExtent l="0" t="0" r="0" b="8890"/>
                  <wp:docPr id="1880199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1996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820E2" w14:textId="39CBBD0E" w:rsidR="00A4362C" w:rsidRDefault="00FC4B7A" w:rsidP="000640D6">
            <w:pPr>
              <w:pStyle w:val="BodyText"/>
              <w:numPr>
                <w:ilvl w:val="0"/>
                <w:numId w:val="8"/>
              </w:numPr>
            </w:pPr>
            <w:r>
              <w:t xml:space="preserve">Last </w:t>
            </w:r>
            <w:r w:rsidR="001C52FF">
              <w:t>Message</w:t>
            </w:r>
            <w:r w:rsidR="006F73E7">
              <w:t xml:space="preserve"> Received Time</w:t>
            </w:r>
            <w:r>
              <w:t xml:space="preserve"> of the </w:t>
            </w:r>
            <w:proofErr w:type="spellStart"/>
            <w:r w:rsidR="000A16E2">
              <w:t>Receivabl</w:t>
            </w:r>
            <w:r w:rsidR="004E00B0">
              <w:t>leInvoice</w:t>
            </w:r>
            <w:r w:rsidR="000A16E2">
              <w:t>Import</w:t>
            </w:r>
            <w:proofErr w:type="spellEnd"/>
            <w:r w:rsidR="000A16E2">
              <w:t xml:space="preserve"> </w:t>
            </w:r>
            <w:r w:rsidR="008668D6">
              <w:t xml:space="preserve">under the File Receiver List would be updated </w:t>
            </w:r>
            <w:r w:rsidR="009D693A">
              <w:t>to the current date and run time.</w:t>
            </w:r>
          </w:p>
          <w:p w14:paraId="36BC2F00" w14:textId="2788D285" w:rsidR="006F73E7" w:rsidRDefault="00637EA4" w:rsidP="006F73E7">
            <w:pPr>
              <w:pStyle w:val="BodyText"/>
              <w:ind w:left="0"/>
            </w:pPr>
            <w:r w:rsidRPr="00637EA4">
              <w:rPr>
                <w:noProof/>
              </w:rPr>
              <w:drawing>
                <wp:inline distT="0" distB="0" distL="0" distR="0" wp14:anchorId="4700FFB9" wp14:editId="0C5F3A05">
                  <wp:extent cx="5416550" cy="1227455"/>
                  <wp:effectExtent l="0" t="0" r="0" b="0"/>
                  <wp:docPr id="129909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915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BCC72" w14:textId="23628C46" w:rsidR="009D693A" w:rsidRDefault="007F71DD" w:rsidP="000640D6">
            <w:pPr>
              <w:pStyle w:val="BodyText"/>
              <w:numPr>
                <w:ilvl w:val="0"/>
                <w:numId w:val="8"/>
              </w:numPr>
            </w:pPr>
            <w:r>
              <w:t xml:space="preserve">Files would be consumed when the </w:t>
            </w:r>
            <w:r w:rsidR="006E7E98">
              <w:t>FTP Program</w:t>
            </w:r>
            <w:r>
              <w:t xml:space="preserve"> folder is refreshed</w:t>
            </w:r>
            <w:r w:rsidR="00C67A2B">
              <w:t>.</w:t>
            </w:r>
          </w:p>
          <w:p w14:paraId="5132176C" w14:textId="3321ED15" w:rsidR="00124F4B" w:rsidRDefault="00164F20" w:rsidP="000640D6">
            <w:pPr>
              <w:pStyle w:val="BodyText"/>
              <w:numPr>
                <w:ilvl w:val="0"/>
                <w:numId w:val="8"/>
              </w:numPr>
            </w:pPr>
            <w:r w:rsidRPr="00164F20">
              <w:t xml:space="preserve">File are imported to </w:t>
            </w:r>
            <w:proofErr w:type="spellStart"/>
            <w:r w:rsidR="00AD4219">
              <w:t>Receivable</w:t>
            </w:r>
            <w:r w:rsidR="0075290C">
              <w:t>Invoice</w:t>
            </w:r>
            <w:r w:rsidRPr="00164F20">
              <w:t>Import</w:t>
            </w:r>
            <w:proofErr w:type="spellEnd"/>
            <w:r w:rsidRPr="00164F20">
              <w:t xml:space="preserve"> staging business class</w:t>
            </w:r>
          </w:p>
          <w:p w14:paraId="45896B66" w14:textId="495FC7EF" w:rsidR="00164F20" w:rsidRDefault="00380FC9" w:rsidP="000640D6">
            <w:pPr>
              <w:pStyle w:val="BodyText"/>
              <w:numPr>
                <w:ilvl w:val="0"/>
                <w:numId w:val="8"/>
              </w:numPr>
            </w:pPr>
            <w:r w:rsidRPr="00380FC9">
              <w:t>Automatic interfacing of imported data to FSM</w:t>
            </w:r>
            <w:r>
              <w:t xml:space="preserve"> via IPA</w:t>
            </w:r>
          </w:p>
        </w:tc>
        <w:tc>
          <w:tcPr>
            <w:tcW w:w="412" w:type="pct"/>
            <w:shd w:val="clear" w:color="auto" w:fill="F2F2F2" w:themeFill="background1" w:themeFillShade="F2"/>
          </w:tcPr>
          <w:p w14:paraId="43E9F6BB" w14:textId="16EEF232" w:rsidR="008C660B" w:rsidRPr="00B778CA" w:rsidRDefault="00A02F33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color w:val="00B050"/>
                <w:lang w:val="es-AR"/>
              </w:rPr>
            </w:pPr>
            <w:r w:rsidRPr="00B778CA">
              <w:rPr>
                <w:b/>
                <w:bCs/>
                <w:color w:val="00B050"/>
                <w:lang w:val="es-AR"/>
              </w:rPr>
              <w:lastRenderedPageBreak/>
              <w:t>PASS</w:t>
            </w:r>
          </w:p>
        </w:tc>
      </w:tr>
      <w:tr w:rsidR="00074BD3" w14:paraId="5F348D14" w14:textId="77777777" w:rsidTr="00EF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0"/>
        </w:trPr>
        <w:tc>
          <w:tcPr>
            <w:tcW w:w="257" w:type="pct"/>
            <w:shd w:val="clear" w:color="auto" w:fill="F2F2F2" w:themeFill="background1" w:themeFillShade="F2"/>
          </w:tcPr>
          <w:p w14:paraId="7839A34C" w14:textId="584B9FA4" w:rsidR="00074BD3" w:rsidRDefault="00074BD3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lastRenderedPageBreak/>
              <w:t>3</w:t>
            </w:r>
          </w:p>
        </w:tc>
        <w:tc>
          <w:tcPr>
            <w:tcW w:w="4331" w:type="pct"/>
            <w:shd w:val="clear" w:color="auto" w:fill="F2F2F2" w:themeFill="background1" w:themeFillShade="F2"/>
          </w:tcPr>
          <w:p w14:paraId="676E641B" w14:textId="5813B63F" w:rsidR="00A84C16" w:rsidRPr="003160B0" w:rsidRDefault="00A84C16" w:rsidP="00A84C16">
            <w:pPr>
              <w:pStyle w:val="ListParagraph"/>
              <w:numPr>
                <w:ilvl w:val="0"/>
                <w:numId w:val="8"/>
              </w:numPr>
            </w:pPr>
            <w:r w:rsidRPr="003160B0">
              <w:t>Email notification is sent to user for Successful Load of data.</w:t>
            </w:r>
            <w:r>
              <w:t xml:space="preserve"> Click on the email link to view </w:t>
            </w:r>
            <w:r w:rsidR="00DC1BF2">
              <w:t>the results</w:t>
            </w:r>
            <w:r>
              <w:t>.</w:t>
            </w:r>
            <w:r w:rsidR="00715474">
              <w:t xml:space="preserve"> The email notification also includes the number of records successfully interfaced which is based on the number of </w:t>
            </w:r>
            <w:r w:rsidR="0034616E">
              <w:t xml:space="preserve">AR </w:t>
            </w:r>
            <w:r w:rsidR="0075290C">
              <w:t>Invoices.</w:t>
            </w:r>
          </w:p>
          <w:p w14:paraId="0FFF3535" w14:textId="3D9322B7" w:rsidR="00A84C16" w:rsidRDefault="0096558B" w:rsidP="00F02E2F">
            <w:pPr>
              <w:pStyle w:val="BodyText"/>
              <w:ind w:left="0"/>
            </w:pPr>
            <w:r w:rsidRPr="0096558B">
              <w:rPr>
                <w:noProof/>
              </w:rPr>
              <w:drawing>
                <wp:inline distT="0" distB="0" distL="0" distR="0" wp14:anchorId="50A79C59" wp14:editId="4925E251">
                  <wp:extent cx="5416550" cy="1904365"/>
                  <wp:effectExtent l="0" t="0" r="0" b="635"/>
                  <wp:docPr id="1878006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063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190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9EAB" w14:textId="7F0FA499" w:rsidR="6F963EC1" w:rsidRDefault="6F963EC1" w:rsidP="60ABFC69">
            <w:pPr>
              <w:pStyle w:val="BodyText"/>
              <w:numPr>
                <w:ilvl w:val="0"/>
                <w:numId w:val="8"/>
              </w:numPr>
            </w:pPr>
            <w:r>
              <w:t xml:space="preserve">Double-click the </w:t>
            </w:r>
            <w:r w:rsidR="004A3B70">
              <w:t>Link to Interface Result</w:t>
            </w:r>
            <w:r>
              <w:t xml:space="preserve"> in the email notification.</w:t>
            </w:r>
          </w:p>
          <w:p w14:paraId="2BA771D3" w14:textId="5652236C" w:rsidR="00EE64CC" w:rsidRDefault="00A55CB4" w:rsidP="00A55CB4">
            <w:pPr>
              <w:pStyle w:val="BodyText"/>
              <w:ind w:left="720"/>
            </w:pPr>
            <w:r w:rsidRPr="00A55CB4">
              <w:rPr>
                <w:b/>
                <w:bCs/>
                <w:color w:val="FF0000"/>
              </w:rPr>
              <w:t>Note:</w:t>
            </w:r>
            <w:r w:rsidRPr="00A55CB4">
              <w:t xml:space="preserve"> </w:t>
            </w:r>
            <w:r>
              <w:t>as mentioned in the Pre-Requisites section, accessing the ‘Link to the Interface Result” in the email would require users to have “Receivables Manager” role</w:t>
            </w:r>
          </w:p>
          <w:p w14:paraId="1DFCDCEF" w14:textId="72C5FFC2" w:rsidR="004A3B70" w:rsidRDefault="00162EF0" w:rsidP="004A3B70">
            <w:pPr>
              <w:pStyle w:val="BodyText"/>
              <w:ind w:left="0"/>
            </w:pPr>
            <w:r w:rsidRPr="00162EF0">
              <w:rPr>
                <w:noProof/>
              </w:rPr>
              <w:drawing>
                <wp:inline distT="0" distB="0" distL="0" distR="0" wp14:anchorId="30F1AB0A" wp14:editId="423B7852">
                  <wp:extent cx="5416550" cy="1937385"/>
                  <wp:effectExtent l="0" t="0" r="0" b="5715"/>
                  <wp:docPr id="1422480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4806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ACA9B" w14:textId="1F903C72" w:rsidR="006E075C" w:rsidRDefault="006E075C" w:rsidP="000640D6">
            <w:pPr>
              <w:pStyle w:val="BodyText"/>
              <w:numPr>
                <w:ilvl w:val="0"/>
                <w:numId w:val="8"/>
              </w:numPr>
            </w:pPr>
            <w:r>
              <w:t xml:space="preserve">Under </w:t>
            </w:r>
            <w:r w:rsidR="00162EF0">
              <w:t>Transactions</w:t>
            </w:r>
            <w:r w:rsidR="00E3781C">
              <w:t xml:space="preserve"> </w:t>
            </w:r>
            <w:r>
              <w:t xml:space="preserve">Created tab, </w:t>
            </w:r>
            <w:r w:rsidR="00AF7E84">
              <w:t xml:space="preserve">a list of the </w:t>
            </w:r>
            <w:r w:rsidR="00E3781C">
              <w:t xml:space="preserve">AR </w:t>
            </w:r>
            <w:r w:rsidR="00AF7E84">
              <w:t xml:space="preserve">invoices </w:t>
            </w:r>
            <w:r w:rsidR="00A251D8">
              <w:t>created are displayed</w:t>
            </w:r>
            <w:r w:rsidR="00462225">
              <w:t>.</w:t>
            </w:r>
          </w:p>
          <w:p w14:paraId="7510B267" w14:textId="77777777" w:rsidR="003160B0" w:rsidRDefault="005D2F3B" w:rsidP="00E3781C">
            <w:pPr>
              <w:pStyle w:val="BodyText"/>
              <w:ind w:left="0"/>
            </w:pPr>
            <w:r w:rsidRPr="005D2F3B">
              <w:rPr>
                <w:noProof/>
              </w:rPr>
              <w:drawing>
                <wp:inline distT="0" distB="0" distL="0" distR="0" wp14:anchorId="24570D77" wp14:editId="3AAC5FE7">
                  <wp:extent cx="5416550" cy="1579880"/>
                  <wp:effectExtent l="0" t="0" r="0" b="1270"/>
                  <wp:docPr id="79998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89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157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F0A7F" w14:textId="77777777" w:rsidR="00EF7074" w:rsidRDefault="00EF7074" w:rsidP="00EF7074">
            <w:pPr>
              <w:pStyle w:val="BodyText"/>
              <w:numPr>
                <w:ilvl w:val="0"/>
                <w:numId w:val="21"/>
              </w:numPr>
              <w:ind w:left="720"/>
            </w:pPr>
            <w:r>
              <w:t xml:space="preserve">Note the link </w:t>
            </w:r>
            <w:r w:rsidR="00D22CB3">
              <w:t xml:space="preserve">from the email will direct to the Interface Result for the </w:t>
            </w:r>
            <w:proofErr w:type="spellStart"/>
            <w:r w:rsidR="00D22CB3">
              <w:t>RunGroup</w:t>
            </w:r>
            <w:proofErr w:type="spellEnd"/>
            <w:r w:rsidR="00D22CB3">
              <w:t>. To Manually navigate on the Interface Results:</w:t>
            </w:r>
          </w:p>
          <w:p w14:paraId="625ED632" w14:textId="77777777" w:rsidR="00D22CB3" w:rsidRDefault="00D22CB3" w:rsidP="00D22CB3">
            <w:pPr>
              <w:pStyle w:val="BodyText"/>
              <w:ind w:left="720"/>
            </w:pPr>
            <w:r>
              <w:t>Receivable Manager&gt;Interface&gt;Interface Maintenance&gt;Results</w:t>
            </w:r>
          </w:p>
          <w:p w14:paraId="576E7BA4" w14:textId="3C872215" w:rsidR="00D22CB3" w:rsidRDefault="00B81144" w:rsidP="00D22CB3">
            <w:pPr>
              <w:pStyle w:val="BodyText"/>
              <w:ind w:left="0"/>
            </w:pPr>
            <w:r w:rsidRPr="00B81144">
              <w:rPr>
                <w:noProof/>
              </w:rPr>
              <w:drawing>
                <wp:inline distT="0" distB="0" distL="0" distR="0" wp14:anchorId="27336529" wp14:editId="79BC8E16">
                  <wp:extent cx="5416550" cy="1056005"/>
                  <wp:effectExtent l="0" t="0" r="0" b="0"/>
                  <wp:docPr id="1322540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54078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A9FAE" w14:textId="3009C350" w:rsidR="00D22CB3" w:rsidRPr="00FB0646" w:rsidRDefault="00D0063F" w:rsidP="00D22CB3">
            <w:pPr>
              <w:pStyle w:val="BodyText"/>
              <w:ind w:left="0"/>
            </w:pPr>
            <w:r>
              <w:t xml:space="preserve">       </w:t>
            </w:r>
          </w:p>
        </w:tc>
        <w:tc>
          <w:tcPr>
            <w:tcW w:w="412" w:type="pct"/>
            <w:shd w:val="clear" w:color="auto" w:fill="F2F2F2" w:themeFill="background1" w:themeFillShade="F2"/>
          </w:tcPr>
          <w:p w14:paraId="1AEB0EAA" w14:textId="42EDA156" w:rsidR="00074BD3" w:rsidRDefault="00A02F33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color w:val="00B050"/>
                <w:lang w:val="es-AR"/>
              </w:rPr>
            </w:pPr>
            <w:r w:rsidRPr="00B778CA">
              <w:rPr>
                <w:b/>
                <w:bCs/>
                <w:color w:val="00B050"/>
                <w:lang w:val="es-AR"/>
              </w:rPr>
              <w:t>PASS</w:t>
            </w:r>
          </w:p>
          <w:p w14:paraId="220CC6D5" w14:textId="77777777" w:rsidR="003160B0" w:rsidRPr="00B778CA" w:rsidRDefault="003160B0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color w:val="00B050"/>
                <w:lang w:val="es-AR"/>
              </w:rPr>
            </w:pPr>
          </w:p>
        </w:tc>
      </w:tr>
      <w:tr w:rsidR="00E07B7F" w14:paraId="70A1DF93" w14:textId="77777777" w:rsidTr="318CC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3"/>
        </w:trPr>
        <w:tc>
          <w:tcPr>
            <w:tcW w:w="257" w:type="pct"/>
            <w:shd w:val="clear" w:color="auto" w:fill="F2F2F2" w:themeFill="background1" w:themeFillShade="F2"/>
          </w:tcPr>
          <w:p w14:paraId="79A93521" w14:textId="77777777" w:rsidR="00E07B7F" w:rsidRDefault="00E07B7F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</w:p>
        </w:tc>
        <w:tc>
          <w:tcPr>
            <w:tcW w:w="4331" w:type="pct"/>
            <w:shd w:val="clear" w:color="auto" w:fill="F2F2F2" w:themeFill="background1" w:themeFillShade="F2"/>
          </w:tcPr>
          <w:p w14:paraId="685DF083" w14:textId="4217B998" w:rsidR="00472A2B" w:rsidRDefault="00052DD3" w:rsidP="00A84C16">
            <w:pPr>
              <w:pStyle w:val="ListParagraph"/>
              <w:numPr>
                <w:ilvl w:val="0"/>
                <w:numId w:val="8"/>
              </w:numPr>
            </w:pPr>
            <w:r>
              <w:t>The work unit generated can also be checked to ensure that the IPA process ran smoothly without errors</w:t>
            </w:r>
            <w:r w:rsidR="00867FCF">
              <w:t>. This is where the Process Server Administrator should go should there be any errors encountered</w:t>
            </w:r>
            <w:r w:rsidR="00171CCE">
              <w:t xml:space="preserve"> in the processing.</w:t>
            </w:r>
          </w:p>
          <w:p w14:paraId="64129D57" w14:textId="0168BE66" w:rsidR="00171CCE" w:rsidRDefault="00171CCE" w:rsidP="00171CCE">
            <w:pPr>
              <w:pStyle w:val="ListParagraph"/>
            </w:pPr>
          </w:p>
          <w:p w14:paraId="5CB70A84" w14:textId="5D55D43F" w:rsidR="00171CCE" w:rsidRDefault="00CB1A57" w:rsidP="00171CCE">
            <w:pPr>
              <w:pStyle w:val="ListParagraph"/>
            </w:pPr>
            <w:r>
              <w:t xml:space="preserve">Navigation </w:t>
            </w:r>
            <w:r w:rsidR="00171CCE">
              <w:t>Path: Process Server Administrator role &gt; Administration &gt; Work Units &gt; Work Units &gt; check the Work Unit status</w:t>
            </w:r>
            <w:r>
              <w:t xml:space="preserve"> -</w:t>
            </w:r>
            <w:r w:rsidR="008D764C">
              <w:t xml:space="preserve"> “Completed”.</w:t>
            </w:r>
          </w:p>
          <w:p w14:paraId="6B6823D4" w14:textId="691875F9" w:rsidR="00E07B7F" w:rsidRPr="00472A2B" w:rsidRDefault="0012656A" w:rsidP="00472A2B">
            <w:r w:rsidRPr="0012656A">
              <w:rPr>
                <w:noProof/>
              </w:rPr>
              <w:drawing>
                <wp:inline distT="0" distB="0" distL="0" distR="0" wp14:anchorId="6A72C718" wp14:editId="504CC44D">
                  <wp:extent cx="5416550" cy="473710"/>
                  <wp:effectExtent l="0" t="0" r="0" b="2540"/>
                  <wp:docPr id="1599651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6510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" w:type="pct"/>
            <w:shd w:val="clear" w:color="auto" w:fill="F2F2F2" w:themeFill="background1" w:themeFillShade="F2"/>
          </w:tcPr>
          <w:p w14:paraId="15336B23" w14:textId="77777777" w:rsidR="00E07B7F" w:rsidRPr="00B778CA" w:rsidRDefault="00E07B7F" w:rsidP="002F1750">
            <w:pPr>
              <w:pStyle w:val="BodyText"/>
              <w:spacing w:before="0"/>
              <w:ind w:left="0"/>
              <w:jc w:val="center"/>
              <w:rPr>
                <w:b/>
                <w:bCs/>
                <w:color w:val="00B050"/>
                <w:lang w:val="es-AR"/>
              </w:rPr>
            </w:pPr>
          </w:p>
        </w:tc>
      </w:tr>
    </w:tbl>
    <w:p w14:paraId="6280520D" w14:textId="77777777" w:rsidR="000D646F" w:rsidRDefault="000D646F" w:rsidP="00EB02CF"/>
    <w:p w14:paraId="03699427" w14:textId="557F0489" w:rsidR="00260DA5" w:rsidRDefault="00260DA5" w:rsidP="00260DA5">
      <w:pPr>
        <w:pStyle w:val="Heading3"/>
      </w:pPr>
      <w:r>
        <w:t xml:space="preserve">Results </w:t>
      </w:r>
    </w:p>
    <w:bookmarkEnd w:id="3"/>
    <w:bookmarkEnd w:id="4"/>
    <w:bookmarkEnd w:id="5"/>
    <w:p w14:paraId="3B1697D7" w14:textId="65EADD63" w:rsidR="00AE2FEA" w:rsidRPr="003160B0" w:rsidRDefault="3BEE10F8" w:rsidP="00E5367B">
      <w:pPr>
        <w:pStyle w:val="BodyText"/>
        <w:numPr>
          <w:ilvl w:val="0"/>
          <w:numId w:val="5"/>
        </w:numPr>
        <w:ind w:left="2160"/>
      </w:pPr>
      <w:r>
        <w:t>Files placed</w:t>
      </w:r>
      <w:r w:rsidR="002F1D57" w:rsidRPr="003160B0">
        <w:t xml:space="preserve"> in SFTP folder with the correct file naming conventions are consumed by IPA.</w:t>
      </w:r>
    </w:p>
    <w:p w14:paraId="5DAFB505" w14:textId="0784C375" w:rsidR="002F1D57" w:rsidRPr="003160B0" w:rsidRDefault="00D944DF" w:rsidP="00E5367B">
      <w:pPr>
        <w:pStyle w:val="BodyText"/>
        <w:numPr>
          <w:ilvl w:val="0"/>
          <w:numId w:val="5"/>
        </w:numPr>
        <w:ind w:left="2160"/>
      </w:pPr>
      <w:r w:rsidRPr="003160B0">
        <w:rPr>
          <w:lang w:eastAsia="en-US"/>
        </w:rPr>
        <w:t>A work unit is created for the processing of the files.</w:t>
      </w:r>
    </w:p>
    <w:p w14:paraId="0AA2CF7D" w14:textId="22592E5A" w:rsidR="00D944DF" w:rsidRPr="003160B0" w:rsidRDefault="00DE7FD8" w:rsidP="00E5367B">
      <w:pPr>
        <w:pStyle w:val="BodyText"/>
        <w:numPr>
          <w:ilvl w:val="0"/>
          <w:numId w:val="5"/>
        </w:numPr>
        <w:ind w:left="2160"/>
      </w:pPr>
      <w:r w:rsidRPr="003160B0">
        <w:rPr>
          <w:rFonts w:cs="Arial"/>
          <w:lang w:eastAsia="en-US"/>
        </w:rPr>
        <w:t>File</w:t>
      </w:r>
      <w:r w:rsidR="00FB0646">
        <w:rPr>
          <w:rFonts w:cs="Arial"/>
          <w:lang w:eastAsia="en-US"/>
        </w:rPr>
        <w:t>s</w:t>
      </w:r>
      <w:r w:rsidRPr="003160B0">
        <w:rPr>
          <w:rFonts w:cs="Arial"/>
          <w:lang w:eastAsia="en-US"/>
        </w:rPr>
        <w:t xml:space="preserve"> are imported to </w:t>
      </w:r>
      <w:proofErr w:type="spellStart"/>
      <w:r w:rsidR="005B0AA0">
        <w:rPr>
          <w:rFonts w:cs="Arial"/>
          <w:lang w:eastAsia="en-US"/>
        </w:rPr>
        <w:t>Receivable</w:t>
      </w:r>
      <w:r w:rsidR="0012656A">
        <w:rPr>
          <w:rFonts w:cs="Arial"/>
          <w:lang w:eastAsia="en-US"/>
        </w:rPr>
        <w:t>Invoice</w:t>
      </w:r>
      <w:r w:rsidR="00FF25AE">
        <w:rPr>
          <w:rFonts w:cs="Arial"/>
          <w:lang w:eastAsia="en-US"/>
        </w:rPr>
        <w:t>Import</w:t>
      </w:r>
      <w:proofErr w:type="spellEnd"/>
      <w:r w:rsidRPr="003160B0">
        <w:rPr>
          <w:rFonts w:cs="Arial"/>
          <w:lang w:eastAsia="en-US"/>
        </w:rPr>
        <w:t xml:space="preserve"> </w:t>
      </w:r>
      <w:r w:rsidR="00250581">
        <w:rPr>
          <w:rFonts w:cs="Arial"/>
          <w:lang w:eastAsia="en-US"/>
        </w:rPr>
        <w:t xml:space="preserve">and </w:t>
      </w:r>
      <w:proofErr w:type="spellStart"/>
      <w:r w:rsidR="00250581">
        <w:rPr>
          <w:rFonts w:cs="Arial"/>
          <w:lang w:eastAsia="en-US"/>
        </w:rPr>
        <w:t>ReceivableInvoiceImport</w:t>
      </w:r>
      <w:proofErr w:type="spellEnd"/>
      <w:r w:rsidR="00250581">
        <w:rPr>
          <w:rFonts w:cs="Arial"/>
          <w:lang w:eastAsia="en-US"/>
        </w:rPr>
        <w:t xml:space="preserve"> </w:t>
      </w:r>
      <w:r w:rsidRPr="003160B0">
        <w:rPr>
          <w:rFonts w:cs="Arial"/>
          <w:lang w:eastAsia="en-US"/>
        </w:rPr>
        <w:t>staging business class</w:t>
      </w:r>
      <w:r w:rsidR="0012656A">
        <w:rPr>
          <w:rFonts w:cs="Arial"/>
          <w:lang w:eastAsia="en-US"/>
        </w:rPr>
        <w:t>es</w:t>
      </w:r>
      <w:r w:rsidRPr="003160B0">
        <w:rPr>
          <w:rFonts w:cs="Arial"/>
          <w:lang w:eastAsia="en-US"/>
        </w:rPr>
        <w:t>.</w:t>
      </w:r>
    </w:p>
    <w:p w14:paraId="62784996" w14:textId="638F7FD8" w:rsidR="00DE7FD8" w:rsidRPr="003160B0" w:rsidRDefault="00A729C0" w:rsidP="00E5367B">
      <w:pPr>
        <w:pStyle w:val="BodyText"/>
        <w:numPr>
          <w:ilvl w:val="0"/>
          <w:numId w:val="5"/>
        </w:numPr>
        <w:ind w:left="2160"/>
      </w:pPr>
      <w:r w:rsidRPr="003160B0">
        <w:rPr>
          <w:rFonts w:cs="Arial"/>
          <w:lang w:val="en-AU" w:eastAsia="en-US"/>
        </w:rPr>
        <w:t>IPA automatically interfaces the imported data in FSM.</w:t>
      </w:r>
    </w:p>
    <w:p w14:paraId="1EBCE24C" w14:textId="79D491A7" w:rsidR="00361EEF" w:rsidRPr="003160B0" w:rsidRDefault="00366D7E" w:rsidP="00E5367B">
      <w:pPr>
        <w:pStyle w:val="BodyText"/>
        <w:numPr>
          <w:ilvl w:val="0"/>
          <w:numId w:val="5"/>
        </w:numPr>
        <w:ind w:left="2160"/>
      </w:pPr>
      <w:r>
        <w:t xml:space="preserve">AR </w:t>
      </w:r>
      <w:r w:rsidR="00425089">
        <w:t>Invoices</w:t>
      </w:r>
      <w:r w:rsidR="00361EEF" w:rsidRPr="003160B0">
        <w:t xml:space="preserve"> are successfully created in FSM</w:t>
      </w:r>
      <w:r w:rsidR="00B62FDB">
        <w:t xml:space="preserve"> in </w:t>
      </w:r>
      <w:r w:rsidR="00425089">
        <w:t xml:space="preserve">Released </w:t>
      </w:r>
      <w:r w:rsidR="00B62FDB">
        <w:t>Status</w:t>
      </w:r>
      <w:r w:rsidR="00361EEF" w:rsidRPr="003160B0">
        <w:t>.</w:t>
      </w:r>
    </w:p>
    <w:p w14:paraId="0BC3E98B" w14:textId="2DDBB796" w:rsidR="003160B0" w:rsidRPr="003160B0" w:rsidRDefault="003160B0" w:rsidP="003160B0">
      <w:pPr>
        <w:pStyle w:val="ListParagraph"/>
        <w:numPr>
          <w:ilvl w:val="2"/>
          <w:numId w:val="5"/>
        </w:numPr>
      </w:pPr>
      <w:r w:rsidRPr="003160B0">
        <w:t xml:space="preserve">Email notification is sent to </w:t>
      </w:r>
      <w:r w:rsidR="7AEFF133">
        <w:t>users</w:t>
      </w:r>
      <w:r w:rsidRPr="003160B0">
        <w:t xml:space="preserve"> for Successful Load of data.</w:t>
      </w:r>
    </w:p>
    <w:p w14:paraId="0DE9AC1B" w14:textId="4007BE12" w:rsidR="00AE2FEA" w:rsidRDefault="00AE2FEA" w:rsidP="00E5367B"/>
    <w:p w14:paraId="55D92FA1" w14:textId="3F395964" w:rsidR="00933533" w:rsidRPr="00A35B84" w:rsidRDefault="00933533" w:rsidP="00933533">
      <w:pPr>
        <w:pStyle w:val="Heading2"/>
      </w:pPr>
      <w:bookmarkStart w:id="12" w:name="_Toc207148577"/>
      <w:r w:rsidRPr="00A35B84">
        <w:t xml:space="preserve">Scenario: </w:t>
      </w:r>
      <w:r w:rsidR="000C70BE" w:rsidRPr="000C70BE">
        <w:t xml:space="preserve">Partial Successfully Interfaced AR </w:t>
      </w:r>
      <w:r w:rsidR="00F41B45">
        <w:t>Invoice</w:t>
      </w:r>
      <w:r w:rsidR="000C70BE" w:rsidRPr="000C70BE">
        <w:t xml:space="preserve"> and Partial Interfaced Error AR </w:t>
      </w:r>
      <w:r w:rsidR="00F41B45">
        <w:t>Invoice</w:t>
      </w:r>
      <w:bookmarkEnd w:id="12"/>
    </w:p>
    <w:p w14:paraId="08051E44" w14:textId="77777777" w:rsidR="00933533" w:rsidRDefault="00933533" w:rsidP="00933533">
      <w:pPr>
        <w:pStyle w:val="Heading3"/>
        <w:numPr>
          <w:ilvl w:val="2"/>
          <w:numId w:val="15"/>
        </w:numPr>
      </w:pPr>
      <w:r>
        <w:t>Description</w:t>
      </w:r>
    </w:p>
    <w:p w14:paraId="5CC4E9FE" w14:textId="1C5BCBB2" w:rsidR="00D3019A" w:rsidRDefault="00564E18" w:rsidP="00320C18">
      <w:pPr>
        <w:pStyle w:val="ListParagraph"/>
        <w:numPr>
          <w:ilvl w:val="0"/>
          <w:numId w:val="22"/>
        </w:numPr>
        <w:textAlignment w:val="baseline"/>
      </w:pPr>
      <w:r>
        <w:t xml:space="preserve">For instances when </w:t>
      </w:r>
      <w:r w:rsidR="00AE389D">
        <w:t>r</w:t>
      </w:r>
      <w:r w:rsidR="00AC3802">
        <w:t>un</w:t>
      </w:r>
      <w:r w:rsidR="00B62FDB">
        <w:t xml:space="preserve"> </w:t>
      </w:r>
      <w:r w:rsidR="00AC3802">
        <w:t xml:space="preserve">group </w:t>
      </w:r>
      <w:r>
        <w:t xml:space="preserve">resulted </w:t>
      </w:r>
      <w:r w:rsidR="00AE389D">
        <w:t>in</w:t>
      </w:r>
      <w:r>
        <w:t xml:space="preserve"> some </w:t>
      </w:r>
      <w:r w:rsidR="00AE389D">
        <w:t xml:space="preserve">AR </w:t>
      </w:r>
      <w:r w:rsidR="00F41B45">
        <w:t>Invoice</w:t>
      </w:r>
      <w:r w:rsidR="00AE389D">
        <w:t xml:space="preserve"> </w:t>
      </w:r>
      <w:r w:rsidR="00D3019A">
        <w:t>being successfully</w:t>
      </w:r>
      <w:r w:rsidR="00031AC8">
        <w:t xml:space="preserve"> interfaced</w:t>
      </w:r>
      <w:r>
        <w:t xml:space="preserve"> </w:t>
      </w:r>
      <w:r w:rsidR="00421D08">
        <w:t>and some invoice encountered interface errors.</w:t>
      </w:r>
    </w:p>
    <w:p w14:paraId="141B385C" w14:textId="321E109F" w:rsidR="00933533" w:rsidRDefault="007A541C" w:rsidP="00933533">
      <w:pPr>
        <w:pStyle w:val="ListParagraph"/>
        <w:numPr>
          <w:ilvl w:val="0"/>
          <w:numId w:val="12"/>
        </w:numPr>
      </w:pPr>
      <w:r>
        <w:t>Interface files which include records</w:t>
      </w:r>
      <w:r w:rsidR="00933533" w:rsidRPr="008C12CE">
        <w:t xml:space="preserve"> </w:t>
      </w:r>
      <w:r w:rsidR="00421D08">
        <w:t>that will</w:t>
      </w:r>
      <w:r w:rsidR="00933533">
        <w:t xml:space="preserve"> </w:t>
      </w:r>
      <w:r w:rsidR="00933533" w:rsidRPr="008C12CE">
        <w:t>encounter interface errors due to, but not limited to, the following reasons:</w:t>
      </w:r>
    </w:p>
    <w:p w14:paraId="734DD9EA" w14:textId="7786BA38" w:rsidR="00933533" w:rsidRDefault="00B05376" w:rsidP="00933533">
      <w:pPr>
        <w:pStyle w:val="ListParagraph"/>
        <w:numPr>
          <w:ilvl w:val="1"/>
          <w:numId w:val="12"/>
        </w:numPr>
      </w:pPr>
      <w:r>
        <w:t xml:space="preserve">Records </w:t>
      </w:r>
      <w:r w:rsidR="001524F5">
        <w:t xml:space="preserve">interfacing </w:t>
      </w:r>
      <w:r>
        <w:t>dated in closed periods.</w:t>
      </w:r>
    </w:p>
    <w:p w14:paraId="6B71F7D1" w14:textId="772CBC91" w:rsidR="00E733C4" w:rsidRDefault="5A2EAF13" w:rsidP="00933533">
      <w:pPr>
        <w:pStyle w:val="ListParagraph"/>
        <w:numPr>
          <w:ilvl w:val="1"/>
          <w:numId w:val="12"/>
        </w:numPr>
      </w:pPr>
      <w:r>
        <w:t xml:space="preserve">The </w:t>
      </w:r>
      <w:r w:rsidR="009A1E83">
        <w:t>Invoice amount is not net to Zero</w:t>
      </w:r>
      <w:r w:rsidR="00554F49">
        <w:t xml:space="preserve"> </w:t>
      </w:r>
    </w:p>
    <w:p w14:paraId="2C248FD2" w14:textId="54BCDF16" w:rsidR="00703DA7" w:rsidRDefault="00703DA7" w:rsidP="00933533">
      <w:pPr>
        <w:pStyle w:val="ListParagraph"/>
        <w:numPr>
          <w:ilvl w:val="1"/>
          <w:numId w:val="12"/>
        </w:numPr>
      </w:pPr>
      <w:r>
        <w:t>Customer</w:t>
      </w:r>
      <w:r w:rsidR="00E56E69">
        <w:t xml:space="preserve"> records in the interface file </w:t>
      </w:r>
      <w:r w:rsidR="00BB562E">
        <w:t>do not exist</w:t>
      </w:r>
      <w:r w:rsidR="00E56E69">
        <w:t xml:space="preserve"> in FSM</w:t>
      </w:r>
      <w:r w:rsidR="00C64AC8">
        <w:t>.</w:t>
      </w:r>
    </w:p>
    <w:p w14:paraId="0393F18D" w14:textId="55586ADA" w:rsidR="00933533" w:rsidRPr="0028771B" w:rsidRDefault="00175755" w:rsidP="00C95CBA">
      <w:pPr>
        <w:pStyle w:val="ListParagraph"/>
        <w:numPr>
          <w:ilvl w:val="1"/>
          <w:numId w:val="12"/>
        </w:numPr>
      </w:pPr>
      <w:r>
        <w:t xml:space="preserve">Other setups or configurations that </w:t>
      </w:r>
      <w:r w:rsidR="00463118">
        <w:t>do not exist</w:t>
      </w:r>
      <w:r>
        <w:t xml:space="preserve"> or </w:t>
      </w:r>
      <w:r w:rsidR="00B13FE2">
        <w:t xml:space="preserve">do </w:t>
      </w:r>
      <w:r>
        <w:t xml:space="preserve">not </w:t>
      </w:r>
      <w:r w:rsidR="00B13FE2">
        <w:t>match</w:t>
      </w:r>
      <w:r w:rsidR="00761E19">
        <w:t xml:space="preserve"> with the other data values (</w:t>
      </w:r>
      <w:proofErr w:type="spellStart"/>
      <w:r w:rsidR="00FD4839">
        <w:t>i.e</w:t>
      </w:r>
      <w:proofErr w:type="spellEnd"/>
      <w:r w:rsidR="00FD4839">
        <w:t xml:space="preserve"> Cash Cod</w:t>
      </w:r>
      <w:r w:rsidR="00BB562E">
        <w:t>e, Process Level</w:t>
      </w:r>
      <w:r w:rsidR="00B13FE2">
        <w:t>, Customer</w:t>
      </w:r>
      <w:r w:rsidR="00463118">
        <w:t xml:space="preserve"> no</w:t>
      </w:r>
      <w:r w:rsidR="002C06AC">
        <w:t>t</w:t>
      </w:r>
      <w:r w:rsidR="002B6FD4">
        <w:t xml:space="preserve"> existing for</w:t>
      </w:r>
      <w:r w:rsidR="00F927EB">
        <w:t xml:space="preserve"> Agency</w:t>
      </w:r>
      <w:r w:rsidR="00BB562E">
        <w:t>, etc.)</w:t>
      </w:r>
    </w:p>
    <w:p w14:paraId="0ACD0530" w14:textId="46149ACE" w:rsidR="0084421D" w:rsidRDefault="7FE7D9D1" w:rsidP="00E84DAC">
      <w:pPr>
        <w:pStyle w:val="BodyText"/>
        <w:jc w:val="both"/>
      </w:pPr>
      <w:r w:rsidRPr="5D794CE2">
        <w:rPr>
          <w:b/>
          <w:bCs/>
        </w:rPr>
        <w:t>Note:</w:t>
      </w:r>
      <w:r>
        <w:t xml:space="preserve"> </w:t>
      </w:r>
      <w:r w:rsidR="3CCD4433">
        <w:t>FSM-converted</w:t>
      </w:r>
      <w:r w:rsidR="2EF36A7E">
        <w:t xml:space="preserve"> Customer Numbers differ from the legacy customer number. </w:t>
      </w:r>
      <w:r w:rsidR="4D8F32BF">
        <w:t xml:space="preserve">Agency can utilize Customer Reference </w:t>
      </w:r>
      <w:r w:rsidR="0B244FBB">
        <w:t>2</w:t>
      </w:r>
      <w:r w:rsidR="4B32000A">
        <w:t xml:space="preserve"> </w:t>
      </w:r>
      <w:r w:rsidR="4D8F32BF">
        <w:t>field</w:t>
      </w:r>
      <w:r w:rsidR="0BE89A5D">
        <w:t xml:space="preserve"> </w:t>
      </w:r>
      <w:r w:rsidR="0B244FBB">
        <w:t>in the Customer business class</w:t>
      </w:r>
      <w:r w:rsidR="4B32000A">
        <w:t xml:space="preserve"> to view the legacy customer numbers</w:t>
      </w:r>
      <w:r w:rsidR="0B244FBB">
        <w:t xml:space="preserve"> </w:t>
      </w:r>
      <w:r w:rsidR="0BE89A5D">
        <w:t>which can be extracted through Infor Spreadsheet Designer (ISD)</w:t>
      </w:r>
      <w:r w:rsidR="4D8F32BF">
        <w:t xml:space="preserve"> </w:t>
      </w:r>
      <w:r w:rsidR="3CCD4433">
        <w:t>for reference</w:t>
      </w:r>
      <w:r w:rsidR="473DDC0D">
        <w:t>. A complete set of customers will be made available in the SIT tenant.</w:t>
      </w:r>
    </w:p>
    <w:p w14:paraId="3A580CAC" w14:textId="77777777" w:rsidR="00977889" w:rsidRDefault="00977889" w:rsidP="00977889">
      <w:pPr>
        <w:pStyle w:val="BodyText"/>
        <w:ind w:firstLine="720"/>
      </w:pPr>
      <w:r w:rsidRPr="00666FA2">
        <w:rPr>
          <w:b/>
          <w:bCs/>
        </w:rPr>
        <w:t>Navigation Path:</w:t>
      </w:r>
      <w:r>
        <w:t xml:space="preserve"> Receivables Manager &gt; Customers &gt; Customer List </w:t>
      </w:r>
    </w:p>
    <w:p w14:paraId="754C92C8" w14:textId="621F7D5E" w:rsidR="00154A8F" w:rsidRDefault="00977889" w:rsidP="00933533">
      <w:pPr>
        <w:pStyle w:val="BodyText"/>
        <w:ind w:left="0"/>
      </w:pPr>
      <w:r w:rsidRPr="00234391">
        <w:rPr>
          <w:noProof/>
        </w:rPr>
        <w:drawing>
          <wp:inline distT="0" distB="0" distL="0" distR="0" wp14:anchorId="6D19711D" wp14:editId="1142A512">
            <wp:extent cx="6417945" cy="1973580"/>
            <wp:effectExtent l="0" t="0" r="1905" b="7620"/>
            <wp:docPr id="81923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27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E2E8" w14:textId="77777777" w:rsidR="00154A8F" w:rsidRPr="0028771B" w:rsidRDefault="00154A8F" w:rsidP="00933533">
      <w:pPr>
        <w:pStyle w:val="BodyText"/>
        <w:ind w:left="0"/>
      </w:pPr>
    </w:p>
    <w:p w14:paraId="5DA67015" w14:textId="77777777" w:rsidR="00933533" w:rsidRDefault="00933533" w:rsidP="00933533">
      <w:pPr>
        <w:pStyle w:val="Heading3"/>
      </w:pPr>
      <w:r>
        <w:lastRenderedPageBreak/>
        <w:t xml:space="preserve">Test Steps </w:t>
      </w:r>
    </w:p>
    <w:tbl>
      <w:tblPr>
        <w:tblStyle w:val="InforTable0"/>
        <w:tblW w:w="5000" w:type="pct"/>
        <w:tblLayout w:type="fixed"/>
        <w:tblLook w:val="04A0" w:firstRow="1" w:lastRow="0" w:firstColumn="1" w:lastColumn="0" w:noHBand="0" w:noVBand="1"/>
      </w:tblPr>
      <w:tblGrid>
        <w:gridCol w:w="715"/>
        <w:gridCol w:w="8459"/>
        <w:gridCol w:w="923"/>
      </w:tblGrid>
      <w:tr w:rsidR="00933533" w14:paraId="56FA9DAE" w14:textId="77777777" w:rsidTr="318CC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" w:type="pct"/>
            <w:hideMark/>
          </w:tcPr>
          <w:p w14:paraId="5526C8DE" w14:textId="77777777" w:rsidR="00933533" w:rsidRDefault="00933533">
            <w:pPr>
              <w:pStyle w:val="BodyText"/>
              <w:ind w:left="0"/>
              <w:jc w:val="center"/>
              <w:rPr>
                <w:lang w:val="es-AR"/>
              </w:rPr>
            </w:pPr>
            <w:r>
              <w:rPr>
                <w:lang w:val="es-AR"/>
              </w:rPr>
              <w:t>No.</w:t>
            </w:r>
          </w:p>
        </w:tc>
        <w:tc>
          <w:tcPr>
            <w:tcW w:w="4189" w:type="pct"/>
            <w:hideMark/>
          </w:tcPr>
          <w:p w14:paraId="4BF4D46C" w14:textId="77777777" w:rsidR="00933533" w:rsidRDefault="00933533">
            <w:pPr>
              <w:pStyle w:val="BodyText"/>
              <w:ind w:left="0"/>
              <w:rPr>
                <w:lang w:val="es-AR"/>
              </w:rPr>
            </w:pPr>
            <w:proofErr w:type="spellStart"/>
            <w:r>
              <w:rPr>
                <w:lang w:val="es-AR"/>
              </w:rPr>
              <w:t>Steps</w:t>
            </w:r>
            <w:proofErr w:type="spellEnd"/>
          </w:p>
        </w:tc>
        <w:tc>
          <w:tcPr>
            <w:tcW w:w="457" w:type="pct"/>
          </w:tcPr>
          <w:p w14:paraId="0A862308" w14:textId="77777777" w:rsidR="00933533" w:rsidRDefault="00933533">
            <w:pPr>
              <w:pStyle w:val="BodyText"/>
              <w:ind w:left="0"/>
              <w:rPr>
                <w:lang w:val="es-AR"/>
              </w:rPr>
            </w:pPr>
          </w:p>
        </w:tc>
      </w:tr>
      <w:tr w:rsidR="00933533" w:rsidRPr="000027CE" w14:paraId="0CFAE61F" w14:textId="77777777" w:rsidTr="318CC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tcW w:w="354" w:type="pct"/>
            <w:shd w:val="clear" w:color="auto" w:fill="F2F2F2" w:themeFill="background1" w:themeFillShade="F2"/>
            <w:hideMark/>
          </w:tcPr>
          <w:p w14:paraId="678009C1" w14:textId="77777777" w:rsidR="00933533" w:rsidRPr="002F668E" w:rsidRDefault="00933533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 w:rsidRPr="002F668E">
              <w:rPr>
                <w:b/>
                <w:bCs/>
                <w:lang w:val="es-AR"/>
              </w:rPr>
              <w:t>1</w:t>
            </w:r>
          </w:p>
        </w:tc>
        <w:tc>
          <w:tcPr>
            <w:tcW w:w="4189" w:type="pct"/>
            <w:shd w:val="clear" w:color="auto" w:fill="F2F2F2" w:themeFill="background1" w:themeFillShade="F2"/>
          </w:tcPr>
          <w:p w14:paraId="43117542" w14:textId="77777777" w:rsidR="00AC3802" w:rsidRDefault="00AC3802" w:rsidP="00AC3802">
            <w:pPr>
              <w:pStyle w:val="BodyText"/>
              <w:numPr>
                <w:ilvl w:val="0"/>
                <w:numId w:val="8"/>
              </w:numPr>
            </w:pPr>
            <w:r>
              <w:t>Log into FTP Program using the Infor SFTP credentials</w:t>
            </w:r>
          </w:p>
          <w:p w14:paraId="0FCC32AE" w14:textId="77777777" w:rsidR="00AC3802" w:rsidRDefault="00AC3802" w:rsidP="00AC3802">
            <w:pPr>
              <w:pStyle w:val="BodyText"/>
              <w:numPr>
                <w:ilvl w:val="0"/>
                <w:numId w:val="8"/>
              </w:numPr>
            </w:pPr>
            <w:r>
              <w:t xml:space="preserve">Navigate to this Folder directory: </w:t>
            </w:r>
          </w:p>
          <w:p w14:paraId="31F229AF" w14:textId="6D244198" w:rsidR="00AC3802" w:rsidRDefault="00AC3802" w:rsidP="00816D7E">
            <w:pPr>
              <w:pStyle w:val="BodyText"/>
              <w:ind w:left="720"/>
            </w:pPr>
            <w:r w:rsidRPr="005358B2">
              <w:t>/</w:t>
            </w:r>
            <w:proofErr w:type="spellStart"/>
            <w:r w:rsidRPr="005358B2">
              <w:t>Infor_FSM</w:t>
            </w:r>
            <w:proofErr w:type="spellEnd"/>
            <w:r w:rsidRPr="005358B2">
              <w:t>/</w:t>
            </w:r>
            <w:proofErr w:type="spellStart"/>
            <w:r w:rsidRPr="005358B2">
              <w:t>Receivable</w:t>
            </w:r>
            <w:r w:rsidR="00AD1B55">
              <w:t>Invoice</w:t>
            </w:r>
            <w:r w:rsidRPr="005358B2">
              <w:t>Import</w:t>
            </w:r>
            <w:proofErr w:type="spellEnd"/>
            <w:r w:rsidRPr="005358B2">
              <w:t>/Inbound</w:t>
            </w:r>
          </w:p>
          <w:p w14:paraId="3235FCD6" w14:textId="6640969C" w:rsidR="00AC3802" w:rsidRDefault="00AC3802" w:rsidP="00AC3802">
            <w:pPr>
              <w:pStyle w:val="BodyText"/>
              <w:numPr>
                <w:ilvl w:val="0"/>
                <w:numId w:val="8"/>
              </w:numPr>
            </w:pPr>
            <w:r>
              <w:t xml:space="preserve">Drop the AR </w:t>
            </w:r>
            <w:r w:rsidR="008367B1">
              <w:t>I</w:t>
            </w:r>
            <w:r>
              <w:t>nbound file</w:t>
            </w:r>
            <w:r w:rsidR="008367B1">
              <w:t>s</w:t>
            </w:r>
            <w:r>
              <w:t xml:space="preserve"> in the directory.</w:t>
            </w:r>
          </w:p>
          <w:p w14:paraId="5C31648C" w14:textId="4E6C1F56" w:rsidR="00AC3802" w:rsidRDefault="00816D7E" w:rsidP="00816D7E">
            <w:pPr>
              <w:pStyle w:val="BodyText"/>
              <w:ind w:left="0"/>
            </w:pPr>
            <w:r w:rsidRPr="00816D7E">
              <w:rPr>
                <w:noProof/>
              </w:rPr>
              <w:drawing>
                <wp:inline distT="0" distB="0" distL="0" distR="0" wp14:anchorId="24FAFDAF" wp14:editId="4BE2FB70">
                  <wp:extent cx="5234305" cy="1841500"/>
                  <wp:effectExtent l="0" t="0" r="4445" b="6350"/>
                  <wp:docPr id="74643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4372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B41A6" w14:textId="77777777" w:rsidR="00AC3802" w:rsidRDefault="00AC3802" w:rsidP="00AC3802">
            <w:pPr>
              <w:pStyle w:val="BodyText"/>
              <w:numPr>
                <w:ilvl w:val="0"/>
                <w:numId w:val="8"/>
              </w:numPr>
            </w:pPr>
            <w:r>
              <w:t>Wait for file channel to trigger scanning (currently scheduled every 5 mins)</w:t>
            </w:r>
          </w:p>
          <w:p w14:paraId="12690770" w14:textId="754261A1" w:rsidR="00933533" w:rsidRPr="000027CE" w:rsidRDefault="00AC3802" w:rsidP="00AC3802">
            <w:pPr>
              <w:pStyle w:val="BodyText"/>
              <w:numPr>
                <w:ilvl w:val="1"/>
                <w:numId w:val="8"/>
              </w:numPr>
            </w:pPr>
            <w:r>
              <w:t>For manual scanning refer to Step 2</w:t>
            </w:r>
          </w:p>
        </w:tc>
        <w:tc>
          <w:tcPr>
            <w:tcW w:w="457" w:type="pct"/>
            <w:shd w:val="clear" w:color="auto" w:fill="F2F2F2" w:themeFill="background1" w:themeFillShade="F2"/>
          </w:tcPr>
          <w:p w14:paraId="624F0836" w14:textId="77777777" w:rsidR="00933533" w:rsidRDefault="00933533">
            <w:pPr>
              <w:pStyle w:val="BodyText"/>
              <w:ind w:left="0"/>
            </w:pPr>
            <w:r w:rsidRPr="00B778CA">
              <w:rPr>
                <w:b/>
                <w:bCs/>
                <w:color w:val="00B050"/>
                <w:lang w:val="es-AR"/>
              </w:rPr>
              <w:t>PASS</w:t>
            </w:r>
          </w:p>
        </w:tc>
      </w:tr>
      <w:tr w:rsidR="0038650B" w:rsidRPr="000027CE" w14:paraId="263C52E4" w14:textId="77777777" w:rsidTr="318CC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3"/>
        </w:trPr>
        <w:tc>
          <w:tcPr>
            <w:tcW w:w="354" w:type="pct"/>
            <w:shd w:val="clear" w:color="auto" w:fill="F2F2F2" w:themeFill="background1" w:themeFillShade="F2"/>
          </w:tcPr>
          <w:p w14:paraId="6E443B20" w14:textId="7D756504" w:rsidR="0038650B" w:rsidRPr="002F668E" w:rsidRDefault="0038650B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2</w:t>
            </w:r>
          </w:p>
        </w:tc>
        <w:tc>
          <w:tcPr>
            <w:tcW w:w="4189" w:type="pct"/>
            <w:shd w:val="clear" w:color="auto" w:fill="F2F2F2" w:themeFill="background1" w:themeFillShade="F2"/>
          </w:tcPr>
          <w:p w14:paraId="6F8C0DC5" w14:textId="2DF884EA" w:rsidR="0038650B" w:rsidRPr="00976A0F" w:rsidRDefault="0038650B" w:rsidP="0038650B">
            <w:pPr>
              <w:pStyle w:val="BodyText"/>
              <w:numPr>
                <w:ilvl w:val="0"/>
                <w:numId w:val="8"/>
              </w:numPr>
            </w:pPr>
            <w:r>
              <w:t xml:space="preserve">Log into Infor FSM as Process Server Administrator &gt; Administration &gt; Channels Administrator &gt; File Channels tab &gt; </w:t>
            </w:r>
            <w:r w:rsidRPr="00976A0F">
              <w:t xml:space="preserve">Search for </w:t>
            </w:r>
            <w:proofErr w:type="spellStart"/>
            <w:r>
              <w:t>SONH_Receivable</w:t>
            </w:r>
            <w:r w:rsidR="00CE5DC6">
              <w:t>Invoice</w:t>
            </w:r>
            <w:r>
              <w:t>Import</w:t>
            </w:r>
            <w:proofErr w:type="spellEnd"/>
            <w:r>
              <w:t xml:space="preserve"> in the Channel Name</w:t>
            </w:r>
            <w:r w:rsidRPr="00976A0F">
              <w:t>.</w:t>
            </w:r>
          </w:p>
          <w:p w14:paraId="6AF92EE2" w14:textId="77777777" w:rsidR="0038650B" w:rsidRDefault="0038650B" w:rsidP="0038650B">
            <w:pPr>
              <w:pStyle w:val="BodyText"/>
              <w:numPr>
                <w:ilvl w:val="0"/>
                <w:numId w:val="8"/>
              </w:numPr>
            </w:pPr>
            <w:r>
              <w:t>Right click and click Scan Now.</w:t>
            </w:r>
          </w:p>
          <w:p w14:paraId="748878BA" w14:textId="390E2C20" w:rsidR="0038650B" w:rsidRDefault="007F3834" w:rsidP="0038650B">
            <w:pPr>
              <w:pStyle w:val="BodyText"/>
              <w:ind w:left="0"/>
            </w:pPr>
            <w:r w:rsidRPr="007F3834">
              <w:rPr>
                <w:noProof/>
              </w:rPr>
              <w:drawing>
                <wp:inline distT="0" distB="0" distL="0" distR="0" wp14:anchorId="6FBF8990" wp14:editId="220D3ACC">
                  <wp:extent cx="5234305" cy="1753235"/>
                  <wp:effectExtent l="0" t="0" r="4445" b="0"/>
                  <wp:docPr id="1093558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588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7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2EBC8" w14:textId="19F4EEAB" w:rsidR="0038650B" w:rsidRPr="00740C1A" w:rsidRDefault="0038650B" w:rsidP="00740C1A">
            <w:pPr>
              <w:pStyle w:val="BodyText"/>
              <w:numPr>
                <w:ilvl w:val="0"/>
                <w:numId w:val="8"/>
              </w:numPr>
            </w:pPr>
            <w:r>
              <w:t xml:space="preserve">Last Message Received Time of the </w:t>
            </w:r>
            <w:proofErr w:type="spellStart"/>
            <w:r>
              <w:t>Receivable</w:t>
            </w:r>
            <w:r w:rsidR="00740C1A">
              <w:t>Invoice</w:t>
            </w:r>
            <w:r>
              <w:t>Import</w:t>
            </w:r>
            <w:proofErr w:type="spellEnd"/>
            <w:r>
              <w:t xml:space="preserve"> under the File Receiver List would be updated to the current date and run time.</w:t>
            </w:r>
          </w:p>
          <w:p w14:paraId="0B162893" w14:textId="77777777" w:rsidR="00494E66" w:rsidRDefault="00494E66" w:rsidP="00494E66">
            <w:pPr>
              <w:pStyle w:val="BodyText"/>
              <w:numPr>
                <w:ilvl w:val="0"/>
                <w:numId w:val="8"/>
              </w:numPr>
            </w:pPr>
            <w:r>
              <w:t>List would be updated to the current date and run time.</w:t>
            </w:r>
          </w:p>
          <w:p w14:paraId="4A9D1A3C" w14:textId="2CA46A4B" w:rsidR="00494E66" w:rsidRDefault="00BB23F2" w:rsidP="0038650B">
            <w:pPr>
              <w:pStyle w:val="BodyText"/>
              <w:ind w:left="0"/>
            </w:pPr>
            <w:r w:rsidRPr="00BB23F2">
              <w:rPr>
                <w:noProof/>
              </w:rPr>
              <w:drawing>
                <wp:inline distT="0" distB="0" distL="0" distR="0" wp14:anchorId="15D43FA5" wp14:editId="0A9A5391">
                  <wp:extent cx="5234305" cy="1131570"/>
                  <wp:effectExtent l="0" t="0" r="4445" b="0"/>
                  <wp:docPr id="1472621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6217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13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" w:type="pct"/>
            <w:shd w:val="clear" w:color="auto" w:fill="F2F2F2" w:themeFill="background1" w:themeFillShade="F2"/>
          </w:tcPr>
          <w:p w14:paraId="080440F3" w14:textId="77777777" w:rsidR="0038650B" w:rsidRPr="00B778CA" w:rsidRDefault="0038650B">
            <w:pPr>
              <w:pStyle w:val="BodyText"/>
              <w:ind w:left="0"/>
              <w:rPr>
                <w:b/>
                <w:bCs/>
                <w:color w:val="00B050"/>
                <w:lang w:val="es-AR"/>
              </w:rPr>
            </w:pPr>
          </w:p>
        </w:tc>
      </w:tr>
      <w:tr w:rsidR="00933533" w14:paraId="0F377BCC" w14:textId="77777777" w:rsidTr="318CC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tcW w:w="354" w:type="pct"/>
            <w:shd w:val="clear" w:color="auto" w:fill="F2F2F2" w:themeFill="background1" w:themeFillShade="F2"/>
          </w:tcPr>
          <w:p w14:paraId="105AF953" w14:textId="71AA916D" w:rsidR="00933533" w:rsidRPr="002F668E" w:rsidRDefault="0038650B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3</w:t>
            </w:r>
          </w:p>
        </w:tc>
        <w:tc>
          <w:tcPr>
            <w:tcW w:w="4189" w:type="pct"/>
            <w:shd w:val="clear" w:color="auto" w:fill="F2F2F2" w:themeFill="background1" w:themeFillShade="F2"/>
          </w:tcPr>
          <w:p w14:paraId="39F1B890" w14:textId="23B1D15A" w:rsidR="0038650B" w:rsidRPr="00071443" w:rsidRDefault="00071443" w:rsidP="00071443">
            <w:pPr>
              <w:pStyle w:val="BodyText"/>
              <w:numPr>
                <w:ilvl w:val="0"/>
                <w:numId w:val="8"/>
              </w:numPr>
            </w:pPr>
            <w:r>
              <w:t>Files would be consumed when the FTP Program folder is refreshed.</w:t>
            </w:r>
          </w:p>
          <w:p w14:paraId="1948F2D8" w14:textId="2E3965E2" w:rsidR="00933533" w:rsidRDefault="00071443">
            <w:pPr>
              <w:pStyle w:val="BodyText"/>
              <w:numPr>
                <w:ilvl w:val="0"/>
                <w:numId w:val="8"/>
              </w:numPr>
            </w:pPr>
            <w:r>
              <w:t>Records</w:t>
            </w:r>
            <w:r w:rsidR="00933533" w:rsidRPr="00164F20">
              <w:t xml:space="preserve"> are imported to </w:t>
            </w:r>
            <w:proofErr w:type="spellStart"/>
            <w:r w:rsidR="007D2C88">
              <w:t>ReceivableInvoiceImport</w:t>
            </w:r>
            <w:proofErr w:type="spellEnd"/>
            <w:r w:rsidR="007D2C88">
              <w:t xml:space="preserve"> and </w:t>
            </w:r>
            <w:proofErr w:type="spellStart"/>
            <w:r w:rsidR="007D2C88">
              <w:t>ReceivableInvoiceDistributionImport</w:t>
            </w:r>
            <w:proofErr w:type="spellEnd"/>
            <w:r w:rsidR="00933533" w:rsidRPr="00164F20">
              <w:t xml:space="preserve"> staging business class</w:t>
            </w:r>
            <w:r w:rsidR="007D2C88">
              <w:t>es</w:t>
            </w:r>
            <w:r>
              <w:t>, and interface action will automatically be triggered by IPA.</w:t>
            </w:r>
          </w:p>
          <w:p w14:paraId="00DC3CAD" w14:textId="488B30A6" w:rsidR="00187F4F" w:rsidRPr="00071443" w:rsidRDefault="00933533" w:rsidP="00071443">
            <w:pPr>
              <w:pStyle w:val="BodyText"/>
              <w:numPr>
                <w:ilvl w:val="0"/>
                <w:numId w:val="8"/>
              </w:numPr>
            </w:pPr>
            <w:r>
              <w:t>Email notification would be sent containing the</w:t>
            </w:r>
            <w:r w:rsidR="00E8617D">
              <w:t xml:space="preserve"> number of invoices successfully-interfaced and number </w:t>
            </w:r>
            <w:r w:rsidR="00DA7463">
              <w:t xml:space="preserve">of invoices that </w:t>
            </w:r>
            <w:r w:rsidR="00E8617D">
              <w:t>encountered interface errors with</w:t>
            </w:r>
            <w:r w:rsidR="00071443">
              <w:t xml:space="preserve">in the </w:t>
            </w:r>
            <w:r>
              <w:t>error run group.</w:t>
            </w:r>
          </w:p>
          <w:p w14:paraId="21612A6D" w14:textId="3E3A6E0F" w:rsidR="00933533" w:rsidRPr="00E56FEC" w:rsidRDefault="00933533" w:rsidP="00187F4F">
            <w:pPr>
              <w:pStyle w:val="BodyText"/>
              <w:ind w:left="0"/>
            </w:pPr>
            <w:r>
              <w:lastRenderedPageBreak/>
              <w:t xml:space="preserve"> </w:t>
            </w:r>
            <w:r w:rsidR="001A55A7" w:rsidRPr="001A55A7">
              <w:rPr>
                <w:noProof/>
              </w:rPr>
              <w:drawing>
                <wp:inline distT="0" distB="0" distL="0" distR="0" wp14:anchorId="629D028C" wp14:editId="3C77B18A">
                  <wp:extent cx="5234305" cy="1767205"/>
                  <wp:effectExtent l="0" t="0" r="4445" b="4445"/>
                  <wp:docPr id="1637888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8883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" w:type="pct"/>
            <w:shd w:val="clear" w:color="auto" w:fill="F2F2F2" w:themeFill="background1" w:themeFillShade="F2"/>
          </w:tcPr>
          <w:p w14:paraId="27A5659A" w14:textId="77777777" w:rsidR="00933533" w:rsidRDefault="00933533">
            <w:pPr>
              <w:pStyle w:val="BodyText"/>
              <w:ind w:left="0"/>
            </w:pPr>
            <w:r w:rsidRPr="00B778CA">
              <w:rPr>
                <w:b/>
                <w:bCs/>
                <w:color w:val="00B050"/>
                <w:lang w:val="es-AR"/>
              </w:rPr>
              <w:lastRenderedPageBreak/>
              <w:t>PASS</w:t>
            </w:r>
          </w:p>
        </w:tc>
      </w:tr>
      <w:tr w:rsidR="00933533" w:rsidRPr="003160B0" w14:paraId="2C3B3750" w14:textId="77777777" w:rsidTr="318CC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3"/>
        </w:trPr>
        <w:tc>
          <w:tcPr>
            <w:tcW w:w="354" w:type="pct"/>
            <w:shd w:val="clear" w:color="auto" w:fill="F2F2F2" w:themeFill="background1" w:themeFillShade="F2"/>
          </w:tcPr>
          <w:p w14:paraId="5E94F316" w14:textId="6D35BB83" w:rsidR="00933533" w:rsidRDefault="0038650B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4</w:t>
            </w:r>
          </w:p>
        </w:tc>
        <w:tc>
          <w:tcPr>
            <w:tcW w:w="4189" w:type="pct"/>
            <w:shd w:val="clear" w:color="auto" w:fill="F2F2F2" w:themeFill="background1" w:themeFillShade="F2"/>
          </w:tcPr>
          <w:p w14:paraId="133E72C1" w14:textId="77777777" w:rsidR="00933533" w:rsidRPr="00611509" w:rsidRDefault="00933533">
            <w:pPr>
              <w:pStyle w:val="BodyText"/>
              <w:numPr>
                <w:ilvl w:val="0"/>
                <w:numId w:val="8"/>
              </w:numPr>
            </w:pPr>
            <w:r>
              <w:t>Double-click to open the link in the error email notification received.</w:t>
            </w:r>
          </w:p>
          <w:p w14:paraId="3C694F9C" w14:textId="19A80FE3" w:rsidR="00FC48BE" w:rsidRDefault="00B363F9" w:rsidP="00FC48BE">
            <w:pPr>
              <w:pStyle w:val="BodyText"/>
              <w:ind w:left="0"/>
            </w:pPr>
            <w:r w:rsidRPr="00B363F9">
              <w:rPr>
                <w:noProof/>
              </w:rPr>
              <w:drawing>
                <wp:inline distT="0" distB="0" distL="0" distR="0" wp14:anchorId="5F764769" wp14:editId="579E8014">
                  <wp:extent cx="5234305" cy="2026920"/>
                  <wp:effectExtent l="0" t="0" r="4445" b="0"/>
                  <wp:docPr id="1075661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6163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B58E4" w14:textId="57DCA181" w:rsidR="00EB6665" w:rsidRDefault="00EE24DA" w:rsidP="00B93EDD">
            <w:pPr>
              <w:pStyle w:val="BodyText"/>
              <w:numPr>
                <w:ilvl w:val="0"/>
                <w:numId w:val="8"/>
              </w:numPr>
            </w:pPr>
            <w:r>
              <w:t>Successfully interfaced records can be seen in the “</w:t>
            </w:r>
            <w:r w:rsidR="00B363F9">
              <w:t>Transactions</w:t>
            </w:r>
            <w:r>
              <w:t xml:space="preserve"> Created” tab</w:t>
            </w:r>
            <w:r w:rsidR="00B363F9">
              <w:t>.</w:t>
            </w:r>
          </w:p>
          <w:p w14:paraId="029A1464" w14:textId="7E571BAA" w:rsidR="00B363F9" w:rsidRDefault="002E2B1B" w:rsidP="00B363F9">
            <w:pPr>
              <w:pStyle w:val="BodyText"/>
              <w:ind w:left="0"/>
            </w:pPr>
            <w:r w:rsidRPr="002E2B1B">
              <w:rPr>
                <w:noProof/>
              </w:rPr>
              <w:drawing>
                <wp:inline distT="0" distB="0" distL="0" distR="0" wp14:anchorId="6ECD48F5" wp14:editId="5474D71D">
                  <wp:extent cx="5234305" cy="1236345"/>
                  <wp:effectExtent l="0" t="0" r="4445" b="1905"/>
                  <wp:docPr id="727573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57300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23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5CB07" w14:textId="12F4763C" w:rsidR="00946C19" w:rsidRPr="00B93EDD" w:rsidRDefault="00946C19" w:rsidP="00EE24DA">
            <w:pPr>
              <w:pStyle w:val="BodyText"/>
              <w:ind w:left="0"/>
            </w:pPr>
          </w:p>
          <w:p w14:paraId="2C590C2B" w14:textId="78BE4436" w:rsidR="00F7425A" w:rsidRDefault="00F7425A" w:rsidP="00F7425A">
            <w:pPr>
              <w:pStyle w:val="BodyText"/>
              <w:numPr>
                <w:ilvl w:val="0"/>
                <w:numId w:val="8"/>
              </w:numPr>
            </w:pPr>
            <w:r>
              <w:t xml:space="preserve">Under </w:t>
            </w:r>
            <w:proofErr w:type="spellStart"/>
            <w:r>
              <w:t>Un</w:t>
            </w:r>
            <w:r w:rsidR="00EE24DA">
              <w:t>interfaced</w:t>
            </w:r>
            <w:proofErr w:type="spellEnd"/>
            <w:r w:rsidR="00EE24DA">
              <w:t xml:space="preserve"> </w:t>
            </w:r>
            <w:r w:rsidR="00630391">
              <w:t>Transactions</w:t>
            </w:r>
            <w:r w:rsidR="00EE24DA">
              <w:t xml:space="preserve"> </w:t>
            </w:r>
            <w:r>
              <w:t xml:space="preserve">tab, </w:t>
            </w:r>
            <w:r w:rsidR="00A650F3">
              <w:t>the</w:t>
            </w:r>
            <w:r>
              <w:t xml:space="preserve"> list of the </w:t>
            </w:r>
            <w:r w:rsidR="00EE24DA">
              <w:t xml:space="preserve">AR </w:t>
            </w:r>
            <w:r w:rsidR="00630391">
              <w:t>Invoices</w:t>
            </w:r>
            <w:r w:rsidR="00A650F3">
              <w:t xml:space="preserve"> were un</w:t>
            </w:r>
            <w:r w:rsidR="00542A9E">
              <w:t>successfully interfaced</w:t>
            </w:r>
            <w:r w:rsidR="003A188E">
              <w:t xml:space="preserve"> </w:t>
            </w:r>
            <w:r>
              <w:t>are listed</w:t>
            </w:r>
            <w:r w:rsidR="00A650F3">
              <w:t xml:space="preserve"> with </w:t>
            </w:r>
            <w:r w:rsidR="00683D71">
              <w:t xml:space="preserve">“Error Message” for each </w:t>
            </w:r>
            <w:r w:rsidR="00630391">
              <w:t>invoice.</w:t>
            </w:r>
          </w:p>
          <w:p w14:paraId="2F8783C8" w14:textId="19C71138" w:rsidR="00933533" w:rsidRDefault="0059144E" w:rsidP="002C04DD">
            <w:pPr>
              <w:pStyle w:val="BodyText"/>
              <w:ind w:left="0"/>
            </w:pPr>
            <w:r w:rsidRPr="0059144E">
              <w:rPr>
                <w:noProof/>
              </w:rPr>
              <w:drawing>
                <wp:inline distT="0" distB="0" distL="0" distR="0" wp14:anchorId="04EC596E" wp14:editId="7A2F7A65">
                  <wp:extent cx="5234305" cy="1297305"/>
                  <wp:effectExtent l="0" t="0" r="4445" b="0"/>
                  <wp:docPr id="292623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6235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751D1" w14:textId="48F11C57" w:rsidR="00933533" w:rsidRDefault="00933533">
            <w:pPr>
              <w:pStyle w:val="BodyText"/>
              <w:numPr>
                <w:ilvl w:val="0"/>
                <w:numId w:val="8"/>
              </w:numPr>
            </w:pPr>
            <w:r>
              <w:t xml:space="preserve">Double-click </w:t>
            </w:r>
            <w:r w:rsidR="00FB4E7E">
              <w:t>the record</w:t>
            </w:r>
            <w:r w:rsidR="0024099F">
              <w:t xml:space="preserve"> with error</w:t>
            </w:r>
            <w:r>
              <w:t xml:space="preserve"> to open and correct </w:t>
            </w:r>
            <w:r w:rsidR="00894193">
              <w:t xml:space="preserve">the </w:t>
            </w:r>
            <w:r w:rsidR="001C3831">
              <w:t>specific error. In this scenario,</w:t>
            </w:r>
            <w:r w:rsidR="002F3E3C">
              <w:t xml:space="preserve"> the one with the Process Level error will be corrected. </w:t>
            </w:r>
          </w:p>
          <w:p w14:paraId="7506BBD7" w14:textId="4BA55089" w:rsidR="002F3E3C" w:rsidRDefault="00E059FF" w:rsidP="002F3E3C">
            <w:pPr>
              <w:pStyle w:val="BodyText"/>
              <w:ind w:left="0"/>
            </w:pPr>
            <w:r w:rsidRPr="00E059FF">
              <w:rPr>
                <w:noProof/>
              </w:rPr>
              <w:lastRenderedPageBreak/>
              <w:drawing>
                <wp:inline distT="0" distB="0" distL="0" distR="0" wp14:anchorId="200F6DA4" wp14:editId="0AEDE634">
                  <wp:extent cx="5234305" cy="1242060"/>
                  <wp:effectExtent l="0" t="0" r="4445" b="0"/>
                  <wp:docPr id="391890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89088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9FB56" w14:textId="2B2A5A83" w:rsidR="007C5788" w:rsidRDefault="007C5788" w:rsidP="007C5788">
            <w:pPr>
              <w:pStyle w:val="BodyText"/>
              <w:ind w:left="0"/>
            </w:pPr>
          </w:p>
          <w:p w14:paraId="6F4C7F8D" w14:textId="4B023A89" w:rsidR="00A705E3" w:rsidRPr="00E059FF" w:rsidRDefault="00770340" w:rsidP="00E059FF">
            <w:pPr>
              <w:pStyle w:val="BodyText"/>
              <w:numPr>
                <w:ilvl w:val="0"/>
                <w:numId w:val="8"/>
              </w:numPr>
            </w:pPr>
            <w:r>
              <w:t xml:space="preserve">Update the </w:t>
            </w:r>
            <w:r w:rsidR="00E059FF">
              <w:t>process level and hit save.</w:t>
            </w:r>
          </w:p>
          <w:p w14:paraId="4D7C1AA8" w14:textId="0D521B6B" w:rsidR="000A6A08" w:rsidRDefault="00080497">
            <w:pPr>
              <w:pStyle w:val="BodyText"/>
              <w:numPr>
                <w:ilvl w:val="0"/>
                <w:numId w:val="8"/>
              </w:numPr>
            </w:pPr>
            <w:r>
              <w:t>Once update</w:t>
            </w:r>
            <w:r w:rsidR="0020096A">
              <w:t>s</w:t>
            </w:r>
            <w:r>
              <w:t xml:space="preserve"> are made, s</w:t>
            </w:r>
            <w:r w:rsidR="00933533">
              <w:t xml:space="preserve">elect </w:t>
            </w:r>
            <w:r w:rsidR="00CF49A0">
              <w:t>the</w:t>
            </w:r>
            <w:r>
              <w:t xml:space="preserve"> records </w:t>
            </w:r>
            <w:r w:rsidR="00933533">
              <w:t>and click “Reset Error Messages”.</w:t>
            </w:r>
            <w:r w:rsidR="000A6A08">
              <w:t xml:space="preserve"> </w:t>
            </w:r>
          </w:p>
          <w:p w14:paraId="183458B2" w14:textId="11A6B5C3" w:rsidR="00080497" w:rsidRPr="00C976CB" w:rsidRDefault="002B65E4" w:rsidP="00080497">
            <w:pPr>
              <w:pStyle w:val="BodyText"/>
              <w:ind w:left="0"/>
            </w:pPr>
            <w:r w:rsidRPr="002B65E4">
              <w:rPr>
                <w:noProof/>
              </w:rPr>
              <w:drawing>
                <wp:inline distT="0" distB="0" distL="0" distR="0" wp14:anchorId="4397C1D9" wp14:editId="2FF46AAA">
                  <wp:extent cx="5234305" cy="1061085"/>
                  <wp:effectExtent l="0" t="0" r="4445" b="5715"/>
                  <wp:docPr id="153166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601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C41DE" w14:textId="06D14774" w:rsidR="00D44B96" w:rsidRDefault="00D44B96" w:rsidP="00D44B96">
            <w:pPr>
              <w:pStyle w:val="BodyText"/>
              <w:numPr>
                <w:ilvl w:val="0"/>
                <w:numId w:val="8"/>
              </w:numPr>
            </w:pPr>
            <w:r>
              <w:t xml:space="preserve">Click Interface </w:t>
            </w:r>
            <w:proofErr w:type="spellStart"/>
            <w:r w:rsidR="00B66BBA">
              <w:t>Interface</w:t>
            </w:r>
            <w:proofErr w:type="spellEnd"/>
            <w:r w:rsidR="00B66BBA">
              <w:t xml:space="preserve"> Invoices</w:t>
            </w:r>
            <w:r>
              <w:t xml:space="preserve"> and fill out the required fields with red asterisk </w:t>
            </w:r>
            <w:r w:rsidRPr="00B04528">
              <w:rPr>
                <w:color w:val="000000" w:themeColor="text1"/>
              </w:rPr>
              <w:t>(</w:t>
            </w:r>
            <w:r w:rsidRPr="00B04528">
              <w:rPr>
                <w:b/>
                <w:bCs/>
                <w:color w:val="FF0000"/>
              </w:rPr>
              <w:t>*</w:t>
            </w:r>
            <w:r>
              <w:t>), and hit submit and hit refresh.</w:t>
            </w:r>
          </w:p>
          <w:p w14:paraId="0A48A302" w14:textId="77777777" w:rsidR="00B66BBA" w:rsidRDefault="00B66BBA" w:rsidP="00B66BBA">
            <w:pPr>
              <w:pStyle w:val="BodyText"/>
              <w:ind w:left="720"/>
            </w:pPr>
            <w:r w:rsidRPr="000A6A08">
              <w:rPr>
                <w:b/>
                <w:bCs/>
                <w:color w:val="FF0000"/>
              </w:rPr>
              <w:t>Note:</w:t>
            </w:r>
            <w:r>
              <w:t xml:space="preserve"> “Resubmit” button in the right section can also be used to directly trigger the interface action.</w:t>
            </w:r>
          </w:p>
          <w:p w14:paraId="14628D03" w14:textId="4C1F8B47" w:rsidR="00B66BBA" w:rsidRPr="00B04528" w:rsidRDefault="00A114AF" w:rsidP="00B66BBA">
            <w:pPr>
              <w:pStyle w:val="BodyText"/>
              <w:ind w:left="0"/>
            </w:pPr>
            <w:r w:rsidRPr="00A114AF">
              <w:rPr>
                <w:noProof/>
              </w:rPr>
              <w:drawing>
                <wp:inline distT="0" distB="0" distL="0" distR="0" wp14:anchorId="712EF609" wp14:editId="31A1AFE8">
                  <wp:extent cx="5087060" cy="3115110"/>
                  <wp:effectExtent l="0" t="0" r="0" b="9525"/>
                  <wp:docPr id="205938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812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C7B22" w14:textId="4C4EA094" w:rsidR="00493B3C" w:rsidRDefault="00493B3C" w:rsidP="00493B3C">
            <w:pPr>
              <w:pStyle w:val="BodyText"/>
              <w:ind w:left="0"/>
              <w:jc w:val="center"/>
            </w:pPr>
          </w:p>
          <w:p w14:paraId="37B67A70" w14:textId="00092083" w:rsidR="00D44B96" w:rsidRDefault="00F27C29" w:rsidP="00D44B96">
            <w:pPr>
              <w:pStyle w:val="BodyText"/>
              <w:numPr>
                <w:ilvl w:val="0"/>
                <w:numId w:val="8"/>
              </w:numPr>
            </w:pPr>
            <w:r>
              <w:t xml:space="preserve">Go back to the Interface Results </w:t>
            </w:r>
          </w:p>
          <w:p w14:paraId="4B85D0DA" w14:textId="0BB7341C" w:rsidR="00B720F2" w:rsidRPr="00D44B96" w:rsidRDefault="00E7312B" w:rsidP="00E7312B">
            <w:pPr>
              <w:pStyle w:val="BodyText"/>
              <w:ind w:left="0"/>
            </w:pPr>
            <w:r>
              <w:t xml:space="preserve">Navigation: </w:t>
            </w:r>
            <w:r w:rsidR="00506439">
              <w:t>Receivable Manager</w:t>
            </w:r>
            <w:r w:rsidR="00B9316C">
              <w:t>&gt;Int</w:t>
            </w:r>
            <w:r w:rsidR="00B63E64">
              <w:t>erfaces</w:t>
            </w:r>
            <w:r w:rsidR="00642DA5">
              <w:t>&gt;Invoice Maintenance&gt;Results</w:t>
            </w:r>
            <w:r w:rsidR="00B720F2">
              <w:t xml:space="preserve">&gt;Double Click on the </w:t>
            </w:r>
            <w:proofErr w:type="spellStart"/>
            <w:r w:rsidR="00B720F2">
              <w:t>RunGroup</w:t>
            </w:r>
            <w:proofErr w:type="spellEnd"/>
            <w:r w:rsidR="00B720F2">
              <w:t xml:space="preserve"> </w:t>
            </w:r>
          </w:p>
          <w:p w14:paraId="1C7D612A" w14:textId="57F6C958" w:rsidR="008A2251" w:rsidRDefault="00721634" w:rsidP="008A2251">
            <w:pPr>
              <w:pStyle w:val="BodyText"/>
              <w:ind w:left="0"/>
            </w:pPr>
            <w:r w:rsidRPr="00721634">
              <w:rPr>
                <w:noProof/>
              </w:rPr>
              <w:drawing>
                <wp:inline distT="0" distB="0" distL="0" distR="0" wp14:anchorId="31971075" wp14:editId="0B5F2A08">
                  <wp:extent cx="5234305" cy="559435"/>
                  <wp:effectExtent l="0" t="0" r="4445" b="0"/>
                  <wp:docPr id="153343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4366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1809D" w14:textId="6D0F60E1" w:rsidR="009D637C" w:rsidRDefault="00E65B7F" w:rsidP="009D637C">
            <w:pPr>
              <w:pStyle w:val="BodyText"/>
              <w:numPr>
                <w:ilvl w:val="0"/>
                <w:numId w:val="8"/>
              </w:numPr>
            </w:pPr>
            <w:r>
              <w:t xml:space="preserve">Review Invoices in Transactions Created and </w:t>
            </w:r>
            <w:proofErr w:type="spellStart"/>
            <w:r>
              <w:t>Uninterfaced</w:t>
            </w:r>
            <w:proofErr w:type="spellEnd"/>
            <w:r>
              <w:t xml:space="preserve"> Transactions </w:t>
            </w:r>
            <w:r w:rsidR="00803093">
              <w:t>tab</w:t>
            </w:r>
          </w:p>
          <w:p w14:paraId="75937117" w14:textId="297DBC22" w:rsidR="00803093" w:rsidRPr="00B04528" w:rsidRDefault="00E65B97" w:rsidP="00803093">
            <w:pPr>
              <w:pStyle w:val="BodyText"/>
              <w:ind w:left="0"/>
            </w:pPr>
            <w:r w:rsidRPr="00E65B97">
              <w:rPr>
                <w:noProof/>
              </w:rPr>
              <w:lastRenderedPageBreak/>
              <w:drawing>
                <wp:inline distT="0" distB="0" distL="0" distR="0" wp14:anchorId="57A71FC5" wp14:editId="417AA3FB">
                  <wp:extent cx="5234305" cy="1092835"/>
                  <wp:effectExtent l="0" t="0" r="4445" b="0"/>
                  <wp:docPr id="1254636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3698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D7945" w14:textId="7E081E2A" w:rsidR="000A6A08" w:rsidRDefault="00E65B97" w:rsidP="00E65B97">
            <w:pPr>
              <w:pStyle w:val="BodyText"/>
              <w:numPr>
                <w:ilvl w:val="0"/>
                <w:numId w:val="12"/>
              </w:numPr>
              <w:ind w:left="790" w:hanging="450"/>
            </w:pPr>
            <w:r>
              <w:t xml:space="preserve">Once all the </w:t>
            </w:r>
            <w:r w:rsidR="007928D5">
              <w:t xml:space="preserve">Invoices are </w:t>
            </w:r>
            <w:r w:rsidR="009A19C0">
              <w:t xml:space="preserve">corrected and resubmitted, </w:t>
            </w:r>
            <w:r w:rsidR="007928D5">
              <w:t xml:space="preserve">Interface Result will be in Complete status. </w:t>
            </w:r>
          </w:p>
          <w:p w14:paraId="5F208A89" w14:textId="15FAD838" w:rsidR="007928D5" w:rsidRDefault="009A19C0" w:rsidP="007928D5">
            <w:pPr>
              <w:pStyle w:val="BodyText"/>
              <w:ind w:left="0"/>
            </w:pPr>
            <w:r w:rsidRPr="009A19C0">
              <w:rPr>
                <w:noProof/>
              </w:rPr>
              <w:drawing>
                <wp:inline distT="0" distB="0" distL="0" distR="0" wp14:anchorId="5345A1BA" wp14:editId="315A3E0E">
                  <wp:extent cx="5234305" cy="530225"/>
                  <wp:effectExtent l="0" t="0" r="4445" b="3175"/>
                  <wp:docPr id="1417983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98383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D42D2" w14:textId="0E954FAF" w:rsidR="000A6A08" w:rsidRPr="004C23D9" w:rsidRDefault="000A6A08" w:rsidP="009D637C">
            <w:pPr>
              <w:pStyle w:val="BodyText"/>
              <w:ind w:left="0"/>
            </w:pPr>
          </w:p>
        </w:tc>
        <w:tc>
          <w:tcPr>
            <w:tcW w:w="457" w:type="pct"/>
            <w:shd w:val="clear" w:color="auto" w:fill="F2F2F2" w:themeFill="background1" w:themeFillShade="F2"/>
          </w:tcPr>
          <w:p w14:paraId="3D096382" w14:textId="77777777" w:rsidR="00933533" w:rsidRDefault="00933533">
            <w:pPr>
              <w:pStyle w:val="BodyText"/>
              <w:ind w:left="0"/>
            </w:pPr>
            <w:r w:rsidRPr="00B778CA">
              <w:rPr>
                <w:b/>
                <w:bCs/>
                <w:color w:val="00B050"/>
                <w:lang w:val="es-AR"/>
              </w:rPr>
              <w:lastRenderedPageBreak/>
              <w:t>PASS</w:t>
            </w:r>
          </w:p>
        </w:tc>
      </w:tr>
    </w:tbl>
    <w:p w14:paraId="7280ED85" w14:textId="77777777" w:rsidR="00933533" w:rsidRDefault="00933533" w:rsidP="00933533"/>
    <w:p w14:paraId="57250006" w14:textId="77777777" w:rsidR="00933533" w:rsidRDefault="00933533" w:rsidP="00933533">
      <w:pPr>
        <w:pStyle w:val="Heading3"/>
      </w:pPr>
      <w:r>
        <w:t xml:space="preserve">Results </w:t>
      </w:r>
    </w:p>
    <w:p w14:paraId="1076F77C" w14:textId="774355A7" w:rsidR="000C0493" w:rsidRDefault="000C0493" w:rsidP="00E36D95">
      <w:pPr>
        <w:pStyle w:val="ListParagraph"/>
        <w:numPr>
          <w:ilvl w:val="0"/>
          <w:numId w:val="12"/>
        </w:numPr>
      </w:pPr>
      <w:r w:rsidRPr="000C0493">
        <w:t xml:space="preserve">Email notification </w:t>
      </w:r>
      <w:r w:rsidR="0020096A">
        <w:t xml:space="preserve">was </w:t>
      </w:r>
      <w:r w:rsidRPr="000C0493">
        <w:t>sent containing the number of invoices successfully interfaced and number of invoices that encountered interface errors</w:t>
      </w:r>
      <w:r w:rsidR="00F35933">
        <w:t>.</w:t>
      </w:r>
    </w:p>
    <w:p w14:paraId="68A48603" w14:textId="50D31598" w:rsidR="00B22AB4" w:rsidRDefault="00B22AB4" w:rsidP="00E36D95">
      <w:pPr>
        <w:pStyle w:val="ListParagraph"/>
        <w:numPr>
          <w:ilvl w:val="0"/>
          <w:numId w:val="12"/>
        </w:numPr>
      </w:pPr>
      <w:r>
        <w:t xml:space="preserve">User  </w:t>
      </w:r>
      <w:r w:rsidR="0020096A">
        <w:t xml:space="preserve">was </w:t>
      </w:r>
      <w:r>
        <w:t xml:space="preserve">able to reprocess the </w:t>
      </w:r>
      <w:r w:rsidR="0020096A">
        <w:t xml:space="preserve">records with error </w:t>
      </w:r>
      <w:r>
        <w:t>after the necessary updates are made.</w:t>
      </w:r>
    </w:p>
    <w:p w14:paraId="763B3B4B" w14:textId="77777777" w:rsidR="00933533" w:rsidRDefault="00933533" w:rsidP="00933533"/>
    <w:p w14:paraId="50528A41" w14:textId="77777777" w:rsidR="000C70BE" w:rsidRDefault="000C70BE" w:rsidP="00933533"/>
    <w:p w14:paraId="48521035" w14:textId="464DCC97" w:rsidR="000C70BE" w:rsidRPr="00A35B84" w:rsidRDefault="000C70BE" w:rsidP="000C70BE">
      <w:pPr>
        <w:pStyle w:val="Heading2"/>
      </w:pPr>
      <w:bookmarkStart w:id="13" w:name="_Toc207148578"/>
      <w:r>
        <w:t xml:space="preserve">Scenario: </w:t>
      </w:r>
      <w:r w:rsidRPr="000C70BE">
        <w:t xml:space="preserve">Error upon DB Import to AR </w:t>
      </w:r>
      <w:r w:rsidR="00512366">
        <w:t xml:space="preserve">Invoice </w:t>
      </w:r>
      <w:r w:rsidRPr="000C70BE">
        <w:t>Interface (Staging)</w:t>
      </w:r>
      <w:bookmarkEnd w:id="13"/>
    </w:p>
    <w:p w14:paraId="0F449241" w14:textId="77777777" w:rsidR="000C70BE" w:rsidRDefault="000C70BE" w:rsidP="000C70BE">
      <w:pPr>
        <w:pStyle w:val="Heading3"/>
        <w:numPr>
          <w:ilvl w:val="2"/>
          <w:numId w:val="14"/>
        </w:numPr>
      </w:pPr>
      <w:r>
        <w:t>Description</w:t>
      </w:r>
    </w:p>
    <w:p w14:paraId="54AB88A6" w14:textId="2079C487" w:rsidR="000C70BE" w:rsidRDefault="009C7EF5" w:rsidP="009C7EF5">
      <w:pPr>
        <w:pStyle w:val="Heading3"/>
        <w:numPr>
          <w:ilvl w:val="0"/>
          <w:numId w:val="25"/>
        </w:numPr>
        <w:jc w:val="both"/>
        <w:rPr>
          <w:b w:val="0"/>
          <w:caps w:val="0"/>
          <w:sz w:val="20"/>
        </w:rPr>
      </w:pPr>
      <w:r>
        <w:rPr>
          <w:b w:val="0"/>
          <w:caps w:val="0"/>
          <w:sz w:val="20"/>
        </w:rPr>
        <w:t>W</w:t>
      </w:r>
      <w:r w:rsidR="000C70BE">
        <w:rPr>
          <w:b w:val="0"/>
          <w:caps w:val="0"/>
          <w:sz w:val="20"/>
        </w:rPr>
        <w:t xml:space="preserve">hen </w:t>
      </w:r>
      <w:r w:rsidR="000C70BE" w:rsidRPr="009E0E27">
        <w:rPr>
          <w:b w:val="0"/>
          <w:caps w:val="0"/>
          <w:sz w:val="20"/>
        </w:rPr>
        <w:t xml:space="preserve">a user submits an </w:t>
      </w:r>
      <w:r w:rsidR="000C70BE">
        <w:rPr>
          <w:b w:val="0"/>
          <w:caps w:val="0"/>
          <w:sz w:val="20"/>
        </w:rPr>
        <w:t xml:space="preserve">inbound </w:t>
      </w:r>
      <w:r w:rsidR="000C70BE" w:rsidRPr="009E0E27">
        <w:rPr>
          <w:b w:val="0"/>
          <w:caps w:val="0"/>
          <w:sz w:val="20"/>
        </w:rPr>
        <w:t xml:space="preserve">interface file </w:t>
      </w:r>
      <w:r w:rsidR="000C70BE">
        <w:rPr>
          <w:b w:val="0"/>
          <w:caps w:val="0"/>
          <w:sz w:val="20"/>
        </w:rPr>
        <w:t xml:space="preserve">to FSM </w:t>
      </w:r>
      <w:r w:rsidR="000C70BE" w:rsidRPr="009E0E27">
        <w:rPr>
          <w:b w:val="0"/>
          <w:caps w:val="0"/>
          <w:sz w:val="20"/>
        </w:rPr>
        <w:t>with DB import issues</w:t>
      </w:r>
      <w:r w:rsidR="000C70BE">
        <w:rPr>
          <w:b w:val="0"/>
          <w:caps w:val="0"/>
          <w:sz w:val="20"/>
        </w:rPr>
        <w:t xml:space="preserve"> -</w:t>
      </w:r>
      <w:r w:rsidR="000C70BE" w:rsidRPr="009E0E27">
        <w:rPr>
          <w:b w:val="0"/>
          <w:caps w:val="0"/>
          <w:sz w:val="20"/>
        </w:rPr>
        <w:t xml:space="preserve"> IPA will process the </w:t>
      </w:r>
      <w:r w:rsidR="000C70BE">
        <w:rPr>
          <w:b w:val="0"/>
          <w:caps w:val="0"/>
          <w:sz w:val="20"/>
        </w:rPr>
        <w:t xml:space="preserve">AR </w:t>
      </w:r>
      <w:r w:rsidR="005F238E">
        <w:rPr>
          <w:b w:val="0"/>
          <w:caps w:val="0"/>
          <w:sz w:val="20"/>
        </w:rPr>
        <w:t xml:space="preserve">Invoice </w:t>
      </w:r>
      <w:r w:rsidR="000C70BE" w:rsidRPr="009E0E27">
        <w:rPr>
          <w:b w:val="0"/>
          <w:caps w:val="0"/>
          <w:sz w:val="20"/>
        </w:rPr>
        <w:t>interface files, validate the data, and return any detected errors.</w:t>
      </w:r>
    </w:p>
    <w:p w14:paraId="04F25344" w14:textId="77777777" w:rsidR="000C70BE" w:rsidRDefault="000C70BE" w:rsidP="008B6706">
      <w:pPr>
        <w:pStyle w:val="BodyText"/>
        <w:numPr>
          <w:ilvl w:val="0"/>
          <w:numId w:val="12"/>
        </w:numPr>
        <w:ind w:left="720"/>
      </w:pPr>
      <w:r>
        <w:t>The i</w:t>
      </w:r>
      <w:r w:rsidRPr="009149AA">
        <w:t xml:space="preserve">nterface files may encounter </w:t>
      </w:r>
      <w:r>
        <w:t>DB Import</w:t>
      </w:r>
      <w:r w:rsidRPr="009149AA">
        <w:t xml:space="preserve"> issues due to, but not limited to, the following reasons:</w:t>
      </w:r>
    </w:p>
    <w:p w14:paraId="5F711B5D" w14:textId="77777777" w:rsidR="000C70BE" w:rsidRPr="00623142" w:rsidRDefault="000C70BE" w:rsidP="000C70BE">
      <w:pPr>
        <w:pStyle w:val="BodyText"/>
        <w:numPr>
          <w:ilvl w:val="1"/>
          <w:numId w:val="12"/>
        </w:numPr>
      </w:pPr>
      <w:r w:rsidRPr="00623142">
        <w:t>Incorrect data format (</w:t>
      </w:r>
      <w:proofErr w:type="spellStart"/>
      <w:r w:rsidRPr="00623142">
        <w:t>i.e</w:t>
      </w:r>
      <w:proofErr w:type="spellEnd"/>
      <w:r w:rsidRPr="00623142">
        <w:t xml:space="preserve"> date formatting – YYYYMMDD, </w:t>
      </w:r>
      <w:proofErr w:type="spellStart"/>
      <w:r w:rsidRPr="00623142">
        <w:t>etc</w:t>
      </w:r>
      <w:proofErr w:type="spellEnd"/>
      <w:r w:rsidRPr="00623142">
        <w:t xml:space="preserve">) </w:t>
      </w:r>
    </w:p>
    <w:p w14:paraId="11339974" w14:textId="77777777" w:rsidR="000C70BE" w:rsidRDefault="000C70BE" w:rsidP="000C70BE">
      <w:pPr>
        <w:pStyle w:val="BodyText"/>
        <w:numPr>
          <w:ilvl w:val="1"/>
          <w:numId w:val="12"/>
        </w:numPr>
      </w:pPr>
      <w:r w:rsidRPr="009149AA">
        <w:t>Misspelled headers or improper header formatting</w:t>
      </w:r>
      <w:r>
        <w:t>; column headers do not match FSM fields.</w:t>
      </w:r>
    </w:p>
    <w:p w14:paraId="26C06113" w14:textId="619C342D" w:rsidR="00487837" w:rsidRDefault="00204693" w:rsidP="000C70BE">
      <w:pPr>
        <w:pStyle w:val="BodyText"/>
        <w:numPr>
          <w:ilvl w:val="1"/>
          <w:numId w:val="12"/>
        </w:numPr>
      </w:pPr>
      <w:r>
        <w:t>Duplicate invoices</w:t>
      </w:r>
      <w:r w:rsidR="00A34C81">
        <w:t>.</w:t>
      </w:r>
    </w:p>
    <w:p w14:paraId="2B6C0F4C" w14:textId="5734272F" w:rsidR="000C70BE" w:rsidRPr="00CD54CE" w:rsidRDefault="000C70BE" w:rsidP="00CD54CE">
      <w:pPr>
        <w:pStyle w:val="BodyText"/>
        <w:ind w:left="2880"/>
        <w:rPr>
          <w:color w:val="000000" w:themeColor="text1"/>
        </w:rPr>
      </w:pPr>
      <w:r w:rsidRPr="00CD54CE">
        <w:rPr>
          <w:b/>
          <w:bCs/>
          <w:color w:val="FF0000"/>
        </w:rPr>
        <w:t xml:space="preserve">Note: </w:t>
      </w:r>
      <w:r w:rsidRPr="00CD54CE">
        <w:rPr>
          <w:color w:val="000000" w:themeColor="text1"/>
        </w:rPr>
        <w:t>the interface files with incorrect file naming convention will not be processed by FTP.</w:t>
      </w:r>
    </w:p>
    <w:p w14:paraId="6B93A8F4" w14:textId="77777777" w:rsidR="000C70BE" w:rsidRDefault="000C70BE" w:rsidP="000C70BE">
      <w:pPr>
        <w:pStyle w:val="Heading3"/>
      </w:pPr>
      <w:r>
        <w:t xml:space="preserve">Test Steps </w:t>
      </w:r>
    </w:p>
    <w:p w14:paraId="1AC58A62" w14:textId="77777777" w:rsidR="000C70BE" w:rsidRDefault="000C70BE" w:rsidP="000C70BE">
      <w:pPr>
        <w:pStyle w:val="BodyText"/>
      </w:pPr>
    </w:p>
    <w:tbl>
      <w:tblPr>
        <w:tblStyle w:val="InforTable0"/>
        <w:tblW w:w="499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519"/>
        <w:gridCol w:w="8737"/>
        <w:gridCol w:w="831"/>
      </w:tblGrid>
      <w:tr w:rsidR="000C70BE" w14:paraId="4A7B41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7" w:type="pct"/>
            <w:hideMark/>
          </w:tcPr>
          <w:p w14:paraId="275AA141" w14:textId="77777777" w:rsidR="000C70BE" w:rsidRDefault="000C70BE">
            <w:pPr>
              <w:pStyle w:val="BodyText"/>
              <w:ind w:left="0"/>
              <w:jc w:val="center"/>
              <w:rPr>
                <w:lang w:val="es-AR"/>
              </w:rPr>
            </w:pPr>
            <w:r>
              <w:rPr>
                <w:lang w:val="es-AR"/>
              </w:rPr>
              <w:t>No.</w:t>
            </w:r>
          </w:p>
        </w:tc>
        <w:tc>
          <w:tcPr>
            <w:tcW w:w="4331" w:type="pct"/>
            <w:hideMark/>
          </w:tcPr>
          <w:p w14:paraId="5AE8F14F" w14:textId="77777777" w:rsidR="000C70BE" w:rsidRDefault="000C70BE">
            <w:pPr>
              <w:pStyle w:val="BodyText"/>
              <w:ind w:left="0"/>
              <w:rPr>
                <w:lang w:val="es-AR"/>
              </w:rPr>
            </w:pPr>
            <w:proofErr w:type="spellStart"/>
            <w:r>
              <w:rPr>
                <w:lang w:val="es-AR"/>
              </w:rPr>
              <w:t>Steps</w:t>
            </w:r>
            <w:proofErr w:type="spellEnd"/>
          </w:p>
        </w:tc>
        <w:tc>
          <w:tcPr>
            <w:tcW w:w="412" w:type="pct"/>
            <w:hideMark/>
          </w:tcPr>
          <w:p w14:paraId="357E5478" w14:textId="77777777" w:rsidR="000C70BE" w:rsidRDefault="000C70BE">
            <w:pPr>
              <w:pStyle w:val="BodyText"/>
              <w:ind w:left="0"/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Result</w:t>
            </w:r>
            <w:proofErr w:type="spellEnd"/>
          </w:p>
        </w:tc>
      </w:tr>
      <w:tr w:rsidR="000C70BE" w14:paraId="19D536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tcW w:w="257" w:type="pct"/>
            <w:hideMark/>
          </w:tcPr>
          <w:p w14:paraId="758252C4" w14:textId="77777777" w:rsidR="000C70BE" w:rsidRPr="002F668E" w:rsidRDefault="000C70BE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 w:rsidRPr="002F668E">
              <w:rPr>
                <w:b/>
                <w:bCs/>
                <w:lang w:val="es-AR"/>
              </w:rPr>
              <w:t>1</w:t>
            </w:r>
          </w:p>
        </w:tc>
        <w:tc>
          <w:tcPr>
            <w:tcW w:w="4331" w:type="pct"/>
          </w:tcPr>
          <w:p w14:paraId="23AE1D58" w14:textId="77777777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>Log into FTP Program using the Infor SFTP credentials</w:t>
            </w:r>
          </w:p>
          <w:p w14:paraId="69A8816C" w14:textId="77777777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 xml:space="preserve">Navigate to this Folder directory: </w:t>
            </w:r>
          </w:p>
          <w:p w14:paraId="0079FEE1" w14:textId="4D5DDB10" w:rsidR="000C70BE" w:rsidRPr="00A35BB3" w:rsidRDefault="000C70BE">
            <w:pPr>
              <w:pStyle w:val="BodyText"/>
              <w:ind w:left="720"/>
            </w:pPr>
            <w:r w:rsidRPr="005358B2">
              <w:t>/</w:t>
            </w:r>
            <w:proofErr w:type="spellStart"/>
            <w:r w:rsidRPr="005358B2">
              <w:t>Infor_FSM</w:t>
            </w:r>
            <w:proofErr w:type="spellEnd"/>
            <w:r w:rsidRPr="005358B2">
              <w:t>/</w:t>
            </w:r>
            <w:proofErr w:type="spellStart"/>
            <w:r w:rsidRPr="005358B2">
              <w:t>Receivable</w:t>
            </w:r>
            <w:r w:rsidR="00776A63">
              <w:t>Invoice</w:t>
            </w:r>
            <w:r w:rsidRPr="005358B2">
              <w:t>Import</w:t>
            </w:r>
            <w:proofErr w:type="spellEnd"/>
            <w:r w:rsidRPr="005358B2">
              <w:t>/Inbound</w:t>
            </w:r>
          </w:p>
          <w:p w14:paraId="6333ADC4" w14:textId="2CB2FABC" w:rsidR="000C70BE" w:rsidRDefault="00F160A3" w:rsidP="00F160A3">
            <w:pPr>
              <w:pStyle w:val="BodyText"/>
              <w:ind w:left="0"/>
            </w:pPr>
            <w:r w:rsidRPr="00F160A3">
              <w:lastRenderedPageBreak/>
              <w:drawing>
                <wp:inline distT="0" distB="0" distL="0" distR="0" wp14:anchorId="6949CD58" wp14:editId="4F579B02">
                  <wp:extent cx="5410835" cy="2473325"/>
                  <wp:effectExtent l="0" t="0" r="0" b="3175"/>
                  <wp:docPr id="524611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61186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E229A" w14:textId="537560B8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 xml:space="preserve">Drop the AR </w:t>
            </w:r>
            <w:r w:rsidR="00776A63">
              <w:t>Inbound</w:t>
            </w:r>
            <w:r>
              <w:t xml:space="preserve"> file</w:t>
            </w:r>
            <w:r w:rsidR="00776A63">
              <w:t xml:space="preserve">s </w:t>
            </w:r>
            <w:r>
              <w:t>in the directory.</w:t>
            </w:r>
            <w:r w:rsidR="00897706">
              <w:t xml:space="preserve"> </w:t>
            </w:r>
          </w:p>
          <w:p w14:paraId="6D66DB22" w14:textId="153496CD" w:rsidR="00897706" w:rsidRDefault="00BA046A" w:rsidP="00897706">
            <w:pPr>
              <w:pStyle w:val="BodyText"/>
              <w:ind w:left="0"/>
            </w:pPr>
            <w:r w:rsidRPr="00BA046A">
              <w:drawing>
                <wp:inline distT="0" distB="0" distL="0" distR="0" wp14:anchorId="1D89E395" wp14:editId="4DEC8BF1">
                  <wp:extent cx="5410835" cy="1910715"/>
                  <wp:effectExtent l="0" t="0" r="0" b="0"/>
                  <wp:docPr id="146495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95434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191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2508D" w14:textId="746D9800" w:rsidR="000C70BE" w:rsidRDefault="000C70BE">
            <w:pPr>
              <w:pStyle w:val="BodyText"/>
              <w:ind w:left="0"/>
              <w:jc w:val="center"/>
            </w:pPr>
          </w:p>
          <w:p w14:paraId="36F90C90" w14:textId="77777777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>Wait for file channel to trigger scanning (currently scheduled every 5 mins)</w:t>
            </w:r>
          </w:p>
          <w:p w14:paraId="0B63B3E7" w14:textId="77777777" w:rsidR="000C70BE" w:rsidRPr="000027CE" w:rsidRDefault="000C70BE">
            <w:pPr>
              <w:pStyle w:val="BodyText"/>
              <w:numPr>
                <w:ilvl w:val="1"/>
                <w:numId w:val="8"/>
              </w:numPr>
            </w:pPr>
            <w:r>
              <w:t>For manual scanning refer to Step 2</w:t>
            </w:r>
          </w:p>
        </w:tc>
        <w:tc>
          <w:tcPr>
            <w:tcW w:w="412" w:type="pct"/>
          </w:tcPr>
          <w:p w14:paraId="0AF95241" w14:textId="77777777" w:rsidR="000C70BE" w:rsidRPr="00B778CA" w:rsidRDefault="000C70BE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 w:rsidRPr="00B778CA">
              <w:rPr>
                <w:b/>
                <w:bCs/>
                <w:color w:val="00B050"/>
                <w:lang w:val="es-AR"/>
              </w:rPr>
              <w:lastRenderedPageBreak/>
              <w:t>PASS</w:t>
            </w:r>
          </w:p>
        </w:tc>
      </w:tr>
      <w:tr w:rsidR="000C70BE" w14:paraId="15193F1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3"/>
        </w:trPr>
        <w:tc>
          <w:tcPr>
            <w:tcW w:w="257" w:type="pct"/>
          </w:tcPr>
          <w:p w14:paraId="23AA9A24" w14:textId="77777777" w:rsidR="000C70BE" w:rsidRPr="002F668E" w:rsidRDefault="000C70BE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2</w:t>
            </w:r>
          </w:p>
        </w:tc>
        <w:tc>
          <w:tcPr>
            <w:tcW w:w="4331" w:type="pct"/>
          </w:tcPr>
          <w:p w14:paraId="62E82CF2" w14:textId="297A17E9" w:rsidR="000C70BE" w:rsidRPr="00976A0F" w:rsidRDefault="000C70BE">
            <w:pPr>
              <w:pStyle w:val="BodyText"/>
              <w:numPr>
                <w:ilvl w:val="0"/>
                <w:numId w:val="8"/>
              </w:numPr>
            </w:pPr>
            <w:r>
              <w:t xml:space="preserve">Log into Infor FSM as Process Server Administrator &gt; Administration &gt; Channels Administrator &gt; File Channels tab &gt; </w:t>
            </w:r>
            <w:r w:rsidRPr="00976A0F">
              <w:t xml:space="preserve">Search for </w:t>
            </w:r>
            <w:proofErr w:type="spellStart"/>
            <w:r>
              <w:t>SONH_Receivable</w:t>
            </w:r>
            <w:r w:rsidR="00BA046A">
              <w:t>Invoice</w:t>
            </w:r>
            <w:r>
              <w:t>Import</w:t>
            </w:r>
            <w:proofErr w:type="spellEnd"/>
            <w:r>
              <w:t xml:space="preserve"> in the Channel Name</w:t>
            </w:r>
            <w:r w:rsidRPr="00976A0F">
              <w:t>.</w:t>
            </w:r>
          </w:p>
          <w:p w14:paraId="00111FE7" w14:textId="77777777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>Right click and click Scan Now.</w:t>
            </w:r>
          </w:p>
          <w:p w14:paraId="2C01882F" w14:textId="63BCC77C" w:rsidR="000C70BE" w:rsidRDefault="000567D7">
            <w:pPr>
              <w:pStyle w:val="BodyText"/>
              <w:ind w:left="0"/>
            </w:pPr>
            <w:r w:rsidRPr="000567D7">
              <w:drawing>
                <wp:inline distT="0" distB="0" distL="0" distR="0" wp14:anchorId="5C3DD169" wp14:editId="4A97A287">
                  <wp:extent cx="5410835" cy="1869440"/>
                  <wp:effectExtent l="0" t="0" r="0" b="0"/>
                  <wp:docPr id="2077452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45297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186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22D72" w14:textId="5F84FC22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 xml:space="preserve">Last Message Received Time of the </w:t>
            </w:r>
            <w:proofErr w:type="spellStart"/>
            <w:r>
              <w:t>Receivable</w:t>
            </w:r>
            <w:r w:rsidR="002B4CE9">
              <w:t>Invoice</w:t>
            </w:r>
            <w:r>
              <w:t>Import</w:t>
            </w:r>
            <w:proofErr w:type="spellEnd"/>
            <w:r>
              <w:t xml:space="preserve"> under the File Receiver List would be updated to the current date and run time.</w:t>
            </w:r>
          </w:p>
          <w:p w14:paraId="072642A3" w14:textId="6E8D06A4" w:rsidR="000C70BE" w:rsidRPr="00027932" w:rsidRDefault="003B05E2">
            <w:pPr>
              <w:pStyle w:val="BodyText"/>
              <w:ind w:left="0"/>
            </w:pPr>
            <w:r w:rsidRPr="003B05E2">
              <w:lastRenderedPageBreak/>
              <w:drawing>
                <wp:inline distT="0" distB="0" distL="0" distR="0" wp14:anchorId="3344BE69" wp14:editId="6F498D4C">
                  <wp:extent cx="5410835" cy="1186815"/>
                  <wp:effectExtent l="0" t="0" r="0" b="0"/>
                  <wp:docPr id="1187169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6999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" w:type="pct"/>
          </w:tcPr>
          <w:p w14:paraId="61D720FC" w14:textId="77777777" w:rsidR="000C70BE" w:rsidRPr="00B778CA" w:rsidRDefault="000C70BE">
            <w:pPr>
              <w:pStyle w:val="BodyText"/>
              <w:spacing w:before="0"/>
              <w:ind w:left="0"/>
              <w:jc w:val="center"/>
              <w:rPr>
                <w:b/>
                <w:bCs/>
                <w:color w:val="00B050"/>
                <w:lang w:val="es-AR"/>
              </w:rPr>
            </w:pPr>
            <w:r w:rsidRPr="00B778CA">
              <w:rPr>
                <w:b/>
                <w:bCs/>
                <w:color w:val="00B050"/>
                <w:lang w:val="es-AR"/>
              </w:rPr>
              <w:lastRenderedPageBreak/>
              <w:t>PASS</w:t>
            </w:r>
          </w:p>
        </w:tc>
      </w:tr>
      <w:tr w:rsidR="000C70BE" w14:paraId="3FA583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tcW w:w="257" w:type="pct"/>
          </w:tcPr>
          <w:p w14:paraId="0496EDAB" w14:textId="77777777" w:rsidR="000C70BE" w:rsidRDefault="000C70BE">
            <w:pPr>
              <w:pStyle w:val="BodyText"/>
              <w:spacing w:before="0"/>
              <w:ind w:left="0"/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3</w:t>
            </w:r>
          </w:p>
        </w:tc>
        <w:tc>
          <w:tcPr>
            <w:tcW w:w="4331" w:type="pct"/>
          </w:tcPr>
          <w:p w14:paraId="2D285A17" w14:textId="77777777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>Files would be consumed when the FTP Program folder is refreshed,</w:t>
            </w:r>
          </w:p>
          <w:p w14:paraId="0014FB34" w14:textId="415B2E17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>Records with error</w:t>
            </w:r>
            <w:r w:rsidRPr="00164F20">
              <w:t xml:space="preserve"> are</w:t>
            </w:r>
            <w:r>
              <w:t xml:space="preserve"> not</w:t>
            </w:r>
            <w:r w:rsidRPr="00164F20">
              <w:t xml:space="preserve"> imported to </w:t>
            </w:r>
            <w:proofErr w:type="spellStart"/>
            <w:r>
              <w:t>Receivabl</w:t>
            </w:r>
            <w:r w:rsidR="00A22015">
              <w:t>eInvoice</w:t>
            </w:r>
            <w:r>
              <w:t>Import</w:t>
            </w:r>
            <w:proofErr w:type="spellEnd"/>
            <w:r>
              <w:t xml:space="preserve"> </w:t>
            </w:r>
            <w:r w:rsidRPr="00164F20">
              <w:t>staging business class</w:t>
            </w:r>
            <w:r>
              <w:t xml:space="preserve"> due to </w:t>
            </w:r>
            <w:proofErr w:type="spellStart"/>
            <w:r>
              <w:t>DBImport</w:t>
            </w:r>
            <w:proofErr w:type="spellEnd"/>
            <w:r>
              <w:t xml:space="preserve"> errors. Thus, records will not move to the next process and be interfaced.</w:t>
            </w:r>
          </w:p>
          <w:p w14:paraId="3FF59B02" w14:textId="30F4C7D0" w:rsidR="000C70BE" w:rsidRPr="004966A5" w:rsidRDefault="000C70BE">
            <w:pPr>
              <w:pStyle w:val="BodyText"/>
              <w:ind w:left="720"/>
              <w:rPr>
                <w:color w:val="000000" w:themeColor="text1"/>
              </w:rPr>
            </w:pPr>
            <w:r w:rsidRPr="004966A5">
              <w:rPr>
                <w:b/>
                <w:bCs/>
                <w:color w:val="FF0000"/>
              </w:rPr>
              <w:t>NOTE: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color w:val="000000" w:themeColor="text1"/>
              </w:rPr>
              <w:t xml:space="preserve">if the record, either the </w:t>
            </w:r>
            <w:r w:rsidR="0090551C">
              <w:rPr>
                <w:color w:val="000000" w:themeColor="text1"/>
              </w:rPr>
              <w:t>Invoice</w:t>
            </w:r>
            <w:r>
              <w:rPr>
                <w:color w:val="000000" w:themeColor="text1"/>
              </w:rPr>
              <w:t xml:space="preserve"> or </w:t>
            </w:r>
            <w:r w:rsidR="0090551C">
              <w:rPr>
                <w:color w:val="000000" w:themeColor="text1"/>
              </w:rPr>
              <w:t>Invoice Distribution</w:t>
            </w:r>
            <w:r w:rsidR="00E2779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record, does not have any error then it would get loaded into the </w:t>
            </w:r>
            <w:proofErr w:type="spellStart"/>
            <w:r>
              <w:rPr>
                <w:color w:val="000000" w:themeColor="text1"/>
              </w:rPr>
              <w:t>Receivables</w:t>
            </w:r>
            <w:r w:rsidR="00312DB8">
              <w:rPr>
                <w:color w:val="000000" w:themeColor="text1"/>
              </w:rPr>
              <w:t>InvoiceI</w:t>
            </w:r>
            <w:r>
              <w:rPr>
                <w:color w:val="000000" w:themeColor="text1"/>
              </w:rPr>
              <w:t>mport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4C488082" w14:textId="77777777" w:rsidR="000C70BE" w:rsidRPr="00F246C2" w:rsidRDefault="000C70BE">
            <w:pPr>
              <w:pStyle w:val="BodyText"/>
              <w:numPr>
                <w:ilvl w:val="0"/>
                <w:numId w:val="8"/>
              </w:numPr>
            </w:pPr>
            <w:r w:rsidRPr="006142A6">
              <w:t>An email notification will be sent with the DB import error attached</w:t>
            </w:r>
            <w:r>
              <w:t xml:space="preserve">. </w:t>
            </w:r>
          </w:p>
          <w:p w14:paraId="1476C81B" w14:textId="2AB622A7" w:rsidR="000C70BE" w:rsidRDefault="00905F1F">
            <w:pPr>
              <w:pStyle w:val="BodyText"/>
              <w:ind w:left="0"/>
            </w:pPr>
            <w:r w:rsidRPr="00905F1F">
              <w:drawing>
                <wp:inline distT="0" distB="0" distL="0" distR="0" wp14:anchorId="285C2408" wp14:editId="71DF05B2">
                  <wp:extent cx="5410835" cy="1701800"/>
                  <wp:effectExtent l="0" t="0" r="0" b="0"/>
                  <wp:docPr id="541050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05035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77539" w14:textId="1A5E4895" w:rsidR="000C70BE" w:rsidRDefault="000C70BE">
            <w:pPr>
              <w:pStyle w:val="BodyText"/>
              <w:numPr>
                <w:ilvl w:val="0"/>
                <w:numId w:val="8"/>
              </w:numPr>
            </w:pPr>
            <w:r>
              <w:t xml:space="preserve">Open attached </w:t>
            </w:r>
            <w:proofErr w:type="spellStart"/>
            <w:r>
              <w:t>Receivable</w:t>
            </w:r>
            <w:r w:rsidR="00E27794">
              <w:t>Invoice</w:t>
            </w:r>
            <w:r>
              <w:t>Import</w:t>
            </w:r>
            <w:proofErr w:type="spellEnd"/>
            <w:r>
              <w:t xml:space="preserve"> error file</w:t>
            </w:r>
            <w:r w:rsidR="00905F1F">
              <w:t>s</w:t>
            </w:r>
            <w:r>
              <w:t xml:space="preserve"> report to view errors. Below are sample errors in the report file:</w:t>
            </w:r>
          </w:p>
          <w:p w14:paraId="6988D522" w14:textId="7CEEF5E8" w:rsidR="000C70BE" w:rsidRDefault="000C70BE">
            <w:pPr>
              <w:pStyle w:val="BodyText"/>
              <w:ind w:left="0"/>
              <w:rPr>
                <w:b/>
                <w:bCs/>
                <w:u w:val="single"/>
              </w:rPr>
            </w:pPr>
            <w:r w:rsidRPr="008A579B">
              <w:rPr>
                <w:b/>
                <w:bCs/>
                <w:highlight w:val="green"/>
                <w:u w:val="single"/>
              </w:rPr>
              <w:t xml:space="preserve">Incorrect data formatting </w:t>
            </w:r>
          </w:p>
          <w:p w14:paraId="5FE68335" w14:textId="04F7E453" w:rsidR="00485713" w:rsidRPr="00C7660B" w:rsidRDefault="007C2D55">
            <w:pPr>
              <w:pStyle w:val="BodyText"/>
              <w:ind w:left="0"/>
              <w:rPr>
                <w:b/>
                <w:bCs/>
                <w:u w:val="single"/>
              </w:rPr>
            </w:pPr>
            <w:r w:rsidRPr="007C2D55">
              <w:rPr>
                <w:b/>
                <w:bCs/>
                <w:u w:val="single"/>
              </w:rPr>
              <w:drawing>
                <wp:inline distT="0" distB="0" distL="0" distR="0" wp14:anchorId="34FEEF63" wp14:editId="33327B63">
                  <wp:extent cx="5410835" cy="534670"/>
                  <wp:effectExtent l="0" t="0" r="0" b="0"/>
                  <wp:docPr id="2102156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5652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579DB" w14:textId="75008322" w:rsidR="000C70BE" w:rsidRDefault="000C70BE">
            <w:pPr>
              <w:pStyle w:val="BodyText"/>
              <w:ind w:left="0"/>
            </w:pPr>
          </w:p>
          <w:p w14:paraId="6D5A8448" w14:textId="44FCCC27" w:rsidR="00DE5CF3" w:rsidRDefault="00DE5CF3">
            <w:pPr>
              <w:pStyle w:val="BodyText"/>
              <w:ind w:left="0"/>
            </w:pPr>
            <w:r w:rsidRPr="00DE5CF3">
              <w:drawing>
                <wp:inline distT="0" distB="0" distL="0" distR="0" wp14:anchorId="3130D055" wp14:editId="38B51064">
                  <wp:extent cx="5410835" cy="754380"/>
                  <wp:effectExtent l="0" t="0" r="0" b="7620"/>
                  <wp:docPr id="130495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5024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539F5" w14:textId="77777777" w:rsidR="00DE5CF3" w:rsidRDefault="00DE5CF3">
            <w:pPr>
              <w:pStyle w:val="BodyText"/>
              <w:ind w:left="0"/>
            </w:pPr>
          </w:p>
          <w:p w14:paraId="6D008DBD" w14:textId="77777777" w:rsidR="000C70BE" w:rsidRPr="00CA1D94" w:rsidRDefault="000C70BE">
            <w:pPr>
              <w:pStyle w:val="BodyText"/>
              <w:ind w:left="0"/>
              <w:rPr>
                <w:b/>
                <w:bCs/>
                <w:u w:val="single"/>
              </w:rPr>
            </w:pPr>
            <w:r w:rsidRPr="008A579B">
              <w:rPr>
                <w:b/>
                <w:bCs/>
                <w:highlight w:val="green"/>
                <w:u w:val="single"/>
              </w:rPr>
              <w:t>Incorrect Header field error</w:t>
            </w:r>
          </w:p>
          <w:p w14:paraId="494A7AEE" w14:textId="18EE28CC" w:rsidR="000C70BE" w:rsidRDefault="00311CFE">
            <w:pPr>
              <w:pStyle w:val="BodyText"/>
              <w:ind w:left="0"/>
            </w:pPr>
            <w:r w:rsidRPr="00311CFE">
              <w:drawing>
                <wp:inline distT="0" distB="0" distL="0" distR="0" wp14:anchorId="039FC62C" wp14:editId="238231F8">
                  <wp:extent cx="5410835" cy="856615"/>
                  <wp:effectExtent l="0" t="0" r="0" b="635"/>
                  <wp:docPr id="1264349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4968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ACC42" w14:textId="0CB2BCBB" w:rsidR="000C70BE" w:rsidRDefault="000C70BE">
            <w:pPr>
              <w:pStyle w:val="BodyText"/>
              <w:ind w:left="0"/>
              <w:rPr>
                <w:b/>
                <w:bCs/>
                <w:u w:val="single"/>
              </w:rPr>
            </w:pPr>
            <w:r w:rsidRPr="008A579B">
              <w:rPr>
                <w:b/>
                <w:bCs/>
                <w:highlight w:val="green"/>
                <w:u w:val="single"/>
              </w:rPr>
              <w:t xml:space="preserve">Duplicate </w:t>
            </w:r>
            <w:r w:rsidR="00BB0F8E">
              <w:rPr>
                <w:b/>
                <w:bCs/>
                <w:highlight w:val="green"/>
                <w:u w:val="single"/>
              </w:rPr>
              <w:t>Invoice</w:t>
            </w:r>
            <w:r w:rsidRPr="008A579B">
              <w:rPr>
                <w:b/>
                <w:bCs/>
                <w:highlight w:val="green"/>
                <w:u w:val="single"/>
              </w:rPr>
              <w:t xml:space="preserve"> number within the same </w:t>
            </w:r>
            <w:proofErr w:type="spellStart"/>
            <w:r w:rsidRPr="008A579B">
              <w:rPr>
                <w:b/>
                <w:bCs/>
                <w:highlight w:val="green"/>
                <w:u w:val="single"/>
              </w:rPr>
              <w:t>Rungroup</w:t>
            </w:r>
            <w:proofErr w:type="spellEnd"/>
            <w:r w:rsidRPr="008A579B">
              <w:rPr>
                <w:b/>
                <w:bCs/>
                <w:highlight w:val="green"/>
                <w:u w:val="single"/>
              </w:rPr>
              <w:t>, Company</w:t>
            </w:r>
            <w:r w:rsidR="00485713">
              <w:rPr>
                <w:b/>
                <w:bCs/>
                <w:u w:val="single"/>
              </w:rPr>
              <w:t xml:space="preserve"> – still in Staging Table</w:t>
            </w:r>
          </w:p>
          <w:p w14:paraId="76EC2D92" w14:textId="77777777" w:rsidR="00485713" w:rsidRDefault="00485713">
            <w:pPr>
              <w:pStyle w:val="BodyText"/>
              <w:ind w:left="0"/>
              <w:rPr>
                <w:b/>
                <w:bCs/>
                <w:u w:val="single"/>
              </w:rPr>
            </w:pPr>
          </w:p>
          <w:p w14:paraId="7A137781" w14:textId="5F39E861" w:rsidR="00485713" w:rsidRDefault="00485713">
            <w:pPr>
              <w:pStyle w:val="BodyText"/>
              <w:ind w:left="0"/>
              <w:rPr>
                <w:b/>
                <w:bCs/>
                <w:u w:val="single"/>
              </w:rPr>
            </w:pPr>
            <w:r w:rsidRPr="00485713">
              <w:rPr>
                <w:b/>
                <w:bCs/>
                <w:u w:val="single"/>
              </w:rPr>
              <w:drawing>
                <wp:inline distT="0" distB="0" distL="0" distR="0" wp14:anchorId="4B94B99D" wp14:editId="23A196DA">
                  <wp:extent cx="5410835" cy="363220"/>
                  <wp:effectExtent l="0" t="0" r="0" b="0"/>
                  <wp:docPr id="60102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02778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134E5" w14:textId="77777777" w:rsidR="00E550EA" w:rsidRPr="00013ACD" w:rsidRDefault="00E550EA">
            <w:pPr>
              <w:pStyle w:val="BodyText"/>
              <w:ind w:left="0"/>
              <w:rPr>
                <w:b/>
                <w:bCs/>
                <w:u w:val="single"/>
              </w:rPr>
            </w:pPr>
          </w:p>
          <w:p w14:paraId="3B5AEAFA" w14:textId="18B53278" w:rsidR="000C70BE" w:rsidRPr="009618E4" w:rsidRDefault="000C70BE">
            <w:pPr>
              <w:pStyle w:val="BodyText"/>
              <w:ind w:left="0"/>
            </w:pPr>
          </w:p>
          <w:p w14:paraId="29F53AFC" w14:textId="77777777" w:rsidR="000C70BE" w:rsidRDefault="000C70BE">
            <w:pPr>
              <w:pStyle w:val="BodyText"/>
              <w:numPr>
                <w:ilvl w:val="0"/>
                <w:numId w:val="8"/>
              </w:numPr>
            </w:pPr>
            <w:r w:rsidRPr="009618E4">
              <w:rPr>
                <w:bCs/>
              </w:rPr>
              <w:t>User to correct the interface file based on the error and repeat the process (Step 1)</w:t>
            </w:r>
          </w:p>
        </w:tc>
        <w:tc>
          <w:tcPr>
            <w:tcW w:w="412" w:type="pct"/>
          </w:tcPr>
          <w:p w14:paraId="3FE497EF" w14:textId="77777777" w:rsidR="000C70BE" w:rsidRPr="00B778CA" w:rsidRDefault="000C70BE">
            <w:pPr>
              <w:pStyle w:val="BodyText"/>
              <w:spacing w:before="0"/>
              <w:ind w:left="0"/>
              <w:jc w:val="center"/>
              <w:rPr>
                <w:b/>
                <w:bCs/>
                <w:color w:val="00B050"/>
                <w:lang w:val="es-AR"/>
              </w:rPr>
            </w:pPr>
            <w:r>
              <w:rPr>
                <w:b/>
                <w:bCs/>
                <w:color w:val="00B050"/>
                <w:lang w:val="es-AR"/>
              </w:rPr>
              <w:t>PASS</w:t>
            </w:r>
          </w:p>
        </w:tc>
      </w:tr>
    </w:tbl>
    <w:p w14:paraId="4BA3E0D4" w14:textId="77777777" w:rsidR="000C70BE" w:rsidRDefault="000C70BE" w:rsidP="000C70BE"/>
    <w:p w14:paraId="68F4F111" w14:textId="77777777" w:rsidR="000C70BE" w:rsidRDefault="000C70BE" w:rsidP="000C70BE">
      <w:pPr>
        <w:pStyle w:val="Heading3"/>
      </w:pPr>
      <w:r>
        <w:t xml:space="preserve">Results </w:t>
      </w:r>
    </w:p>
    <w:p w14:paraId="17D10107" w14:textId="09B3454C" w:rsidR="000C70BE" w:rsidRDefault="000C70BE" w:rsidP="000C70BE">
      <w:pPr>
        <w:pStyle w:val="BodyText"/>
        <w:numPr>
          <w:ilvl w:val="0"/>
          <w:numId w:val="8"/>
        </w:numPr>
      </w:pPr>
      <w:r>
        <w:t xml:space="preserve">Files are not imported to </w:t>
      </w:r>
      <w:proofErr w:type="spellStart"/>
      <w:r>
        <w:t>Receivable</w:t>
      </w:r>
      <w:r w:rsidR="00CA5B91">
        <w:t>Invoice</w:t>
      </w:r>
      <w:r>
        <w:t>Import</w:t>
      </w:r>
      <w:proofErr w:type="spellEnd"/>
      <w:r>
        <w:t xml:space="preserve"> staging business class due to </w:t>
      </w:r>
      <w:proofErr w:type="spellStart"/>
      <w:r>
        <w:t>DBImport</w:t>
      </w:r>
      <w:proofErr w:type="spellEnd"/>
      <w:r>
        <w:t xml:space="preserve"> errors.</w:t>
      </w:r>
    </w:p>
    <w:p w14:paraId="482139F1" w14:textId="77777777" w:rsidR="000C70BE" w:rsidRDefault="000C70BE" w:rsidP="000C70BE">
      <w:pPr>
        <w:pStyle w:val="BodyText"/>
        <w:numPr>
          <w:ilvl w:val="0"/>
          <w:numId w:val="8"/>
        </w:numPr>
      </w:pPr>
      <w:r>
        <w:t>An email notification will be sent with the DB import error attached.</w:t>
      </w:r>
    </w:p>
    <w:p w14:paraId="6E1A38A7" w14:textId="77777777" w:rsidR="000C70BE" w:rsidRDefault="000C70BE" w:rsidP="00933533"/>
    <w:sectPr w:rsidR="000C70BE" w:rsidSect="00F80B8E"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04B4" w14:textId="77777777" w:rsidR="00A5518F" w:rsidRDefault="00A5518F">
      <w:r>
        <w:separator/>
      </w:r>
    </w:p>
  </w:endnote>
  <w:endnote w:type="continuationSeparator" w:id="0">
    <w:p w14:paraId="16479C92" w14:textId="77777777" w:rsidR="00A5518F" w:rsidRDefault="00A5518F">
      <w:r>
        <w:continuationSeparator/>
      </w:r>
    </w:p>
  </w:endnote>
  <w:endnote w:type="continuationNotice" w:id="1">
    <w:p w14:paraId="5B91BCA8" w14:textId="77777777" w:rsidR="00A5518F" w:rsidRDefault="00A551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E66A" w14:textId="77777777" w:rsidR="002F1750" w:rsidRDefault="002F175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42EBE66B" w14:textId="77777777" w:rsidR="002F1750" w:rsidRDefault="002F17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E66C" w14:textId="5EFF2D5E" w:rsidR="002F1750" w:rsidRDefault="00D42D4A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STYLEREF HD1 \* MERGEFORMAT">
      <w:r w:rsidR="00E27794">
        <w:rPr>
          <w:noProof/>
        </w:rPr>
        <w:t>Custom Interface Unit Test Detailed Results</w:t>
      </w:r>
    </w:fldSimple>
    <w:r w:rsidR="002F1750">
      <w:t xml:space="preserve">     </w:t>
    </w:r>
    <w:r w:rsidR="002F1750">
      <w:fldChar w:fldCharType="begin"/>
    </w:r>
    <w:r w:rsidR="002F1750">
      <w:instrText xml:space="preserve"> If </w:instrText>
    </w:r>
    <w:r w:rsidR="002F1750">
      <w:fldChar w:fldCharType="begin"/>
    </w:r>
    <w:r w:rsidR="002F1750">
      <w:instrText xml:space="preserve"> Section </w:instrText>
    </w:r>
    <w:r w:rsidR="002F1750">
      <w:fldChar w:fldCharType="separate"/>
    </w:r>
    <w:r w:rsidR="00E27794">
      <w:instrText>1</w:instrText>
    </w:r>
    <w:r w:rsidR="002F1750">
      <w:fldChar w:fldCharType="end"/>
    </w:r>
    <w:r w:rsidR="002F1750">
      <w:instrText xml:space="preserve"> &gt; 1 “</w:instrText>
    </w:r>
    <w:r w:rsidR="002F1750">
      <w:fldChar w:fldCharType="begin"/>
    </w:r>
    <w:r w:rsidR="002F1750">
      <w:instrText xml:space="preserve">PAGE </w:instrText>
    </w:r>
    <w:r w:rsidR="002F1750">
      <w:fldChar w:fldCharType="separate"/>
    </w:r>
    <w:r w:rsidR="002F1750">
      <w:rPr>
        <w:noProof/>
      </w:rPr>
      <w:instrText>1</w:instrText>
    </w:r>
    <w:r w:rsidR="002F1750">
      <w:fldChar w:fldCharType="end"/>
    </w:r>
    <w:r w:rsidR="002F1750">
      <w:instrText xml:space="preserve"> of </w:instrText>
    </w:r>
    <w:r w:rsidR="002F1750">
      <w:fldChar w:fldCharType="begin"/>
    </w:r>
    <w:r w:rsidR="002F1750">
      <w:instrText xml:space="preserve"> =  </w:instrText>
    </w:r>
    <w:r w:rsidR="002F1750">
      <w:fldChar w:fldCharType="begin"/>
    </w:r>
    <w:r w:rsidR="002F1750">
      <w:instrText xml:space="preserve"> NUMPAGES </w:instrText>
    </w:r>
    <w:r w:rsidR="002F1750">
      <w:fldChar w:fldCharType="separate"/>
    </w:r>
    <w:r w:rsidR="002F1750">
      <w:rPr>
        <w:noProof/>
      </w:rPr>
      <w:instrText>10</w:instrText>
    </w:r>
    <w:r w:rsidR="002F1750">
      <w:rPr>
        <w:noProof/>
      </w:rPr>
      <w:fldChar w:fldCharType="end"/>
    </w:r>
    <w:r w:rsidR="002F1750">
      <w:instrText xml:space="preserve"> - Sec1  </w:instrText>
    </w:r>
    <w:r w:rsidR="002F1750">
      <w:fldChar w:fldCharType="separate"/>
    </w:r>
    <w:r w:rsidR="002F1750">
      <w:rPr>
        <w:noProof/>
      </w:rPr>
      <w:instrText>7</w:instrText>
    </w:r>
    <w:r w:rsidR="002F1750">
      <w:fldChar w:fldCharType="end"/>
    </w:r>
    <w:r w:rsidR="002F1750">
      <w:instrText>” “</w:instrText>
    </w:r>
    <w:r w:rsidR="002F1750">
      <w:fldChar w:fldCharType="begin"/>
    </w:r>
    <w:r w:rsidR="002F1750">
      <w:instrText xml:space="preserve"> PAGE </w:instrText>
    </w:r>
    <w:r w:rsidR="002F1750">
      <w:fldChar w:fldCharType="separate"/>
    </w:r>
    <w:r w:rsidR="00E27794">
      <w:rPr>
        <w:noProof/>
      </w:rPr>
      <w:instrText>15</w:instrText>
    </w:r>
    <w:r w:rsidR="002F1750">
      <w:fldChar w:fldCharType="end"/>
    </w:r>
    <w:r w:rsidR="002F1750">
      <w:instrText xml:space="preserve">” </w:instrText>
    </w:r>
    <w:r w:rsidR="002F1750">
      <w:fldChar w:fldCharType="separate"/>
    </w:r>
    <w:r w:rsidR="00E27794">
      <w:rPr>
        <w:noProof/>
      </w:rPr>
      <w:t>15</w:t>
    </w:r>
    <w:r w:rsidR="002F1750">
      <w:fldChar w:fldCharType="end"/>
    </w:r>
    <w:ins w:id="14" w:author="Moriel Handugan" w:date="2025-04-04T19:48:00Z" w16du:dateUtc="2025-04-04T11:48:00Z">
      <w:r w:rsidR="002F1750">
        <w:fldChar w:fldCharType="begin"/>
      </w:r>
      <w:r w:rsidR="002F1750">
        <w:instrText xml:space="preserve"> If </w:instrText>
      </w:r>
      <w:r w:rsidR="002F1750">
        <w:fldChar w:fldCharType="begin"/>
      </w:r>
      <w:r w:rsidR="002F1750">
        <w:instrText xml:space="preserve"> Section </w:instrText>
      </w:r>
      <w:r w:rsidR="002F1750">
        <w:fldChar w:fldCharType="separate"/>
      </w:r>
    </w:ins>
    <w:r w:rsidR="00E27794">
      <w:instrText>1</w:instrText>
    </w:r>
    <w:ins w:id="15" w:author="Moriel Handugan" w:date="2025-04-04T19:48:00Z" w16du:dateUtc="2025-04-04T11:48:00Z">
      <w:r w:rsidR="002F1750">
        <w:fldChar w:fldCharType="end"/>
      </w:r>
      <w:r w:rsidR="002F1750">
        <w:instrText xml:space="preserve"> &gt; 1 “</w:instrText>
      </w:r>
      <w:r w:rsidR="002F1750">
        <w:fldChar w:fldCharType="begin"/>
      </w:r>
      <w:r w:rsidR="002F1750">
        <w:instrText xml:space="preserve">PAGE </w:instrText>
      </w:r>
      <w:r w:rsidR="002F1750">
        <w:fldChar w:fldCharType="separate"/>
      </w:r>
      <w:r w:rsidR="002F1750">
        <w:rPr>
          <w:noProof/>
        </w:rPr>
        <w:instrText>1</w:instrText>
      </w:r>
      <w:r w:rsidR="002F1750">
        <w:fldChar w:fldCharType="end"/>
      </w:r>
      <w:r w:rsidR="002F1750">
        <w:instrText xml:space="preserve"> of </w:instrText>
      </w:r>
      <w:r w:rsidR="002F1750">
        <w:fldChar w:fldCharType="begin"/>
      </w:r>
      <w:r w:rsidR="002F1750">
        <w:instrText xml:space="preserve"> =  </w:instrText>
      </w:r>
      <w:r w:rsidR="002F1750">
        <w:fldChar w:fldCharType="begin"/>
      </w:r>
      <w:r w:rsidR="002F1750">
        <w:instrText xml:space="preserve"> NUMPAGES </w:instrText>
      </w:r>
      <w:r w:rsidR="002F1750">
        <w:fldChar w:fldCharType="separate"/>
      </w:r>
      <w:r w:rsidR="002F1750">
        <w:rPr>
          <w:noProof/>
        </w:rPr>
        <w:instrText>10</w:instrText>
      </w:r>
      <w:r w:rsidR="002F1750">
        <w:rPr>
          <w:noProof/>
        </w:rPr>
        <w:fldChar w:fldCharType="end"/>
      </w:r>
      <w:r w:rsidR="002F1750">
        <w:instrText xml:space="preserve"> - Sec1  </w:instrText>
      </w:r>
      <w:r w:rsidR="002F1750">
        <w:fldChar w:fldCharType="separate"/>
      </w:r>
      <w:r w:rsidR="002F1750">
        <w:rPr>
          <w:noProof/>
        </w:rPr>
        <w:instrText>7</w:instrText>
      </w:r>
      <w:r w:rsidR="002F1750">
        <w:fldChar w:fldCharType="end"/>
      </w:r>
      <w:r w:rsidR="002F1750">
        <w:instrText>” “</w:instrText>
      </w:r>
      <w:r w:rsidR="002F1750">
        <w:fldChar w:fldCharType="begin"/>
      </w:r>
      <w:r w:rsidR="002F1750">
        <w:instrText xml:space="preserve"> PAGE </w:instrText>
      </w:r>
      <w:r w:rsidR="002F1750">
        <w:fldChar w:fldCharType="separate"/>
      </w:r>
    </w:ins>
    <w:r w:rsidR="00E27794">
      <w:rPr>
        <w:noProof/>
      </w:rPr>
      <w:instrText>15</w:instrText>
    </w:r>
    <w:ins w:id="16" w:author="Moriel Handugan" w:date="2025-04-04T19:48:00Z" w16du:dateUtc="2025-04-04T11:48:00Z">
      <w:r w:rsidR="002F1750">
        <w:fldChar w:fldCharType="end"/>
      </w:r>
      <w:r w:rsidR="002F1750">
        <w:instrText xml:space="preserve">” </w:instrText>
      </w:r>
      <w:r w:rsidR="002F1750">
        <w:fldChar w:fldCharType="separate"/>
      </w:r>
    </w:ins>
    <w:r w:rsidR="00E27794">
      <w:rPr>
        <w:noProof/>
      </w:rPr>
      <w:t>15</w:t>
    </w:r>
    <w:ins w:id="17" w:author="Moriel Handugan" w:date="2025-04-04T19:48:00Z" w16du:dateUtc="2025-04-04T11:48:00Z">
      <w:r w:rsidR="002F1750">
        <w:fldChar w:fldCharType="end"/>
      </w:r>
    </w:ins>
  </w:p>
  <w:p w14:paraId="42EBE66E" w14:textId="5B1D31C6" w:rsidR="002F1750" w:rsidRDefault="002F1750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 xml:space="preserve">File Ref:  </w:t>
    </w:r>
    <w:r>
      <w:fldChar w:fldCharType="begin"/>
    </w:r>
    <w:r>
      <w:instrText xml:space="preserve"> FILENAME \* FirstCap </w:instrText>
    </w:r>
    <w:r>
      <w:fldChar w:fldCharType="separate"/>
    </w:r>
    <w:r>
      <w:rPr>
        <w:noProof/>
      </w:rPr>
      <w:t>TES-070_Custom_</w:t>
    </w:r>
    <w:r w:rsidR="00E505C3">
      <w:rPr>
        <w:noProof/>
      </w:rPr>
      <w:t>Interface</w:t>
    </w:r>
    <w:r>
      <w:rPr>
        <w:noProof/>
      </w:rPr>
      <w:t>_Unit_Test_Results</w:t>
    </w:r>
    <w:r>
      <w:rPr>
        <w:noProof/>
      </w:rPr>
      <w:fldChar w:fldCharType="end"/>
    </w:r>
  </w:p>
  <w:p w14:paraId="42EBE66F" w14:textId="77777777" w:rsidR="002F1750" w:rsidRDefault="002F1750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E671" w14:textId="77777777" w:rsidR="002F1750" w:rsidRDefault="002F1750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42EBE676" wp14:editId="42EBE677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BE678" w14:textId="77777777" w:rsidR="002F1750" w:rsidRDefault="002F1750" w:rsidP="005F7057">
                          <w:pPr>
                            <w:pStyle w:val="CopyrightText0"/>
                          </w:pPr>
                          <w:r w:rsidRPr="000051E6">
                            <w:t>Copyright © 201</w:t>
                          </w:r>
                          <w:r>
                            <w:t>3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42EBE679" w14:textId="77777777" w:rsidR="002F1750" w:rsidRPr="000051E6" w:rsidRDefault="002F1750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42EBE67A" w14:textId="77777777" w:rsidR="002F1750" w:rsidRPr="007057A9" w:rsidRDefault="002F1750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EBE67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2EBE678" w14:textId="77777777" w:rsidR="002F1750" w:rsidRDefault="002F1750" w:rsidP="005F7057">
                    <w:pPr>
                      <w:pStyle w:val="CopyrightText0"/>
                    </w:pPr>
                    <w:r w:rsidRPr="000051E6">
                      <w:t>Copyright © 201</w:t>
                    </w:r>
                    <w:r>
                      <w:t>3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42EBE679" w14:textId="77777777" w:rsidR="002F1750" w:rsidRPr="000051E6" w:rsidRDefault="002F1750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42EBE67A" w14:textId="77777777" w:rsidR="002F1750" w:rsidRPr="007057A9" w:rsidRDefault="002F1750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199FF" w14:textId="77777777" w:rsidR="00A5518F" w:rsidRDefault="00A5518F">
      <w:r>
        <w:separator/>
      </w:r>
    </w:p>
  </w:footnote>
  <w:footnote w:type="continuationSeparator" w:id="0">
    <w:p w14:paraId="570707E3" w14:textId="77777777" w:rsidR="00A5518F" w:rsidRDefault="00A5518F">
      <w:r>
        <w:continuationSeparator/>
      </w:r>
    </w:p>
  </w:footnote>
  <w:footnote w:type="continuationNotice" w:id="1">
    <w:p w14:paraId="301E4BDA" w14:textId="77777777" w:rsidR="00A5518F" w:rsidRDefault="00A551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F496" w14:textId="1FDDEB9E" w:rsidR="002717AE" w:rsidRDefault="002717AE" w:rsidP="002717AE">
    <w:pPr>
      <w:pStyle w:val="Header"/>
      <w:framePr w:hSpace="187" w:wrap="auto" w:vAnchor="text" w:hAnchor="page" w:x="10398" w:y="28"/>
    </w:pPr>
    <w:r>
      <w:fldChar w:fldCharType="begin"/>
    </w:r>
    <w:r>
      <w:instrText xml:space="preserve"> SAVEDATE  \@ "MM/dd/yyyy" </w:instrText>
    </w:r>
    <w:r>
      <w:fldChar w:fldCharType="separate"/>
    </w:r>
    <w:r w:rsidR="00221CFD">
      <w:rPr>
        <w:noProof/>
      </w:rPr>
      <w:t>08/26/2025</w:t>
    </w:r>
    <w:r>
      <w:fldChar w:fldCharType="end"/>
    </w:r>
  </w:p>
  <w:p w14:paraId="42EBE667" w14:textId="14317E13" w:rsidR="002F1750" w:rsidRDefault="002F1750" w:rsidP="002717AE">
    <w:pPr>
      <w:pStyle w:val="Header"/>
      <w:tabs>
        <w:tab w:val="clear" w:pos="10440"/>
        <w:tab w:val="left" w:pos="9170"/>
      </w:tabs>
    </w:pPr>
    <w:fldSimple w:instr="TITLE   \* MERGEFORMAT">
      <w:r>
        <w:t xml:space="preserve">TES-070 Custom </w:t>
      </w:r>
      <w:r w:rsidR="00E505C3">
        <w:t>Interface</w:t>
      </w:r>
      <w:r>
        <w:t xml:space="preserve"> Unit Test Results</w:t>
      </w:r>
    </w:fldSimple>
    <w:r>
      <w:t xml:space="preserve"> </w:t>
    </w:r>
  </w:p>
  <w:p w14:paraId="42EBE669" w14:textId="77777777" w:rsidR="002F1750" w:rsidRPr="00E2312A" w:rsidRDefault="002F1750" w:rsidP="002717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E670" w14:textId="2268492D" w:rsidR="002F1750" w:rsidRPr="00A512F7" w:rsidRDefault="002F1750" w:rsidP="00C30DAE">
    <w:r>
      <w:rPr>
        <w:noProof/>
        <w:lang w:val="en-AU" w:eastAsia="en-AU"/>
      </w:rPr>
      <w:drawing>
        <wp:inline distT="0" distB="0" distL="0" distR="0" wp14:anchorId="42EBE672" wp14:editId="42EBE673">
          <wp:extent cx="2656558" cy="68741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Pr="001360F5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CED"/>
    <w:multiLevelType w:val="hybridMultilevel"/>
    <w:tmpl w:val="FD3A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92EC5"/>
    <w:multiLevelType w:val="hybridMultilevel"/>
    <w:tmpl w:val="75D4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80C93"/>
    <w:multiLevelType w:val="hybridMultilevel"/>
    <w:tmpl w:val="3572B75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A736B59"/>
    <w:multiLevelType w:val="hybridMultilevel"/>
    <w:tmpl w:val="C060D4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11D0FA7"/>
    <w:multiLevelType w:val="hybridMultilevel"/>
    <w:tmpl w:val="612EB44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 w15:restartNumberingAfterBreak="0">
    <w:nsid w:val="27274186"/>
    <w:multiLevelType w:val="hybridMultilevel"/>
    <w:tmpl w:val="DF6005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CB4437"/>
    <w:multiLevelType w:val="hybridMultilevel"/>
    <w:tmpl w:val="070251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23007E8"/>
    <w:multiLevelType w:val="hybridMultilevel"/>
    <w:tmpl w:val="52DAE4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61F4A"/>
    <w:multiLevelType w:val="hybridMultilevel"/>
    <w:tmpl w:val="15C20A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E1623C1"/>
    <w:multiLevelType w:val="hybridMultilevel"/>
    <w:tmpl w:val="2E6C74D6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48D30CE3"/>
    <w:multiLevelType w:val="hybridMultilevel"/>
    <w:tmpl w:val="853008E0"/>
    <w:lvl w:ilvl="0" w:tplc="81DC4B20">
      <w:start w:val="1"/>
      <w:numFmt w:val="decimal"/>
      <w:pStyle w:val="FunctionalRequirements"/>
      <w:lvlText w:val="FR 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F60A2"/>
    <w:multiLevelType w:val="hybridMultilevel"/>
    <w:tmpl w:val="DAE4E3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6308723A"/>
    <w:multiLevelType w:val="hybridMultilevel"/>
    <w:tmpl w:val="077A3E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6D7A2482"/>
    <w:multiLevelType w:val="hybridMultilevel"/>
    <w:tmpl w:val="FFA4F174"/>
    <w:lvl w:ilvl="0" w:tplc="58C4EB5E">
      <w:start w:val="1"/>
      <w:numFmt w:val="decimal"/>
      <w:pStyle w:val="FunctionalRequirement"/>
      <w:lvlText w:val="FR 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D043A7"/>
    <w:multiLevelType w:val="hybridMultilevel"/>
    <w:tmpl w:val="3F761A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8376AC"/>
    <w:multiLevelType w:val="hybridMultilevel"/>
    <w:tmpl w:val="04AA655A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04829474">
    <w:abstractNumId w:val="5"/>
  </w:num>
  <w:num w:numId="2" w16cid:durableId="56436456">
    <w:abstractNumId w:val="14"/>
  </w:num>
  <w:num w:numId="3" w16cid:durableId="1627547582">
    <w:abstractNumId w:val="16"/>
  </w:num>
  <w:num w:numId="4" w16cid:durableId="893660133">
    <w:abstractNumId w:val="8"/>
  </w:num>
  <w:num w:numId="5" w16cid:durableId="1909537892">
    <w:abstractNumId w:val="1"/>
  </w:num>
  <w:num w:numId="6" w16cid:durableId="529077386">
    <w:abstractNumId w:val="17"/>
  </w:num>
  <w:num w:numId="7" w16cid:durableId="1892501471">
    <w:abstractNumId w:val="12"/>
  </w:num>
  <w:num w:numId="8" w16cid:durableId="85730217">
    <w:abstractNumId w:val="9"/>
  </w:num>
  <w:num w:numId="9" w16cid:durableId="19380998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5221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027503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6907110">
    <w:abstractNumId w:val="3"/>
  </w:num>
  <w:num w:numId="13" w16cid:durableId="737214661">
    <w:abstractNumId w:val="10"/>
  </w:num>
  <w:num w:numId="14" w16cid:durableId="21466551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4483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29655965">
    <w:abstractNumId w:val="13"/>
  </w:num>
  <w:num w:numId="17" w16cid:durableId="1494495301">
    <w:abstractNumId w:val="19"/>
  </w:num>
  <w:num w:numId="18" w16cid:durableId="1607619038">
    <w:abstractNumId w:val="15"/>
  </w:num>
  <w:num w:numId="19" w16cid:durableId="14888009">
    <w:abstractNumId w:val="4"/>
  </w:num>
  <w:num w:numId="20" w16cid:durableId="522206730">
    <w:abstractNumId w:val="11"/>
  </w:num>
  <w:num w:numId="21" w16cid:durableId="1263227253">
    <w:abstractNumId w:val="7"/>
  </w:num>
  <w:num w:numId="22" w16cid:durableId="359941455">
    <w:abstractNumId w:val="6"/>
  </w:num>
  <w:num w:numId="23" w16cid:durableId="939219036">
    <w:abstractNumId w:val="2"/>
  </w:num>
  <w:num w:numId="24" w16cid:durableId="1709648774">
    <w:abstractNumId w:val="18"/>
  </w:num>
  <w:num w:numId="25" w16cid:durableId="63571657">
    <w:abstractNumId w:val="0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riel Handugan">
    <w15:presenceInfo w15:providerId="AD" w15:userId="S::moriel.handugan@infor.com::1a6997be-32a5-4246-bbb7-4d843f3539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0599"/>
    <w:rsid w:val="000010B8"/>
    <w:rsid w:val="0000193C"/>
    <w:rsid w:val="00001D7A"/>
    <w:rsid w:val="00001E8C"/>
    <w:rsid w:val="000027CE"/>
    <w:rsid w:val="00002963"/>
    <w:rsid w:val="00004138"/>
    <w:rsid w:val="000048F8"/>
    <w:rsid w:val="000049C4"/>
    <w:rsid w:val="000053E5"/>
    <w:rsid w:val="00005A27"/>
    <w:rsid w:val="00006710"/>
    <w:rsid w:val="00006DAB"/>
    <w:rsid w:val="00007ACF"/>
    <w:rsid w:val="00010332"/>
    <w:rsid w:val="0001098C"/>
    <w:rsid w:val="00011B6F"/>
    <w:rsid w:val="00012CEF"/>
    <w:rsid w:val="000130B2"/>
    <w:rsid w:val="0001363C"/>
    <w:rsid w:val="00013774"/>
    <w:rsid w:val="00013ACD"/>
    <w:rsid w:val="00014495"/>
    <w:rsid w:val="000148A6"/>
    <w:rsid w:val="00014FF6"/>
    <w:rsid w:val="00015701"/>
    <w:rsid w:val="0001676C"/>
    <w:rsid w:val="000175B5"/>
    <w:rsid w:val="000175DF"/>
    <w:rsid w:val="000200E2"/>
    <w:rsid w:val="00020C37"/>
    <w:rsid w:val="00021B7C"/>
    <w:rsid w:val="00022A76"/>
    <w:rsid w:val="00022F0F"/>
    <w:rsid w:val="000232B2"/>
    <w:rsid w:val="00023E6B"/>
    <w:rsid w:val="00024FD1"/>
    <w:rsid w:val="000251EC"/>
    <w:rsid w:val="00025717"/>
    <w:rsid w:val="00025C97"/>
    <w:rsid w:val="000260E2"/>
    <w:rsid w:val="00026958"/>
    <w:rsid w:val="00026B89"/>
    <w:rsid w:val="00026DA8"/>
    <w:rsid w:val="0002758C"/>
    <w:rsid w:val="00027932"/>
    <w:rsid w:val="00031144"/>
    <w:rsid w:val="00031AC8"/>
    <w:rsid w:val="000330B1"/>
    <w:rsid w:val="00033A89"/>
    <w:rsid w:val="000343B7"/>
    <w:rsid w:val="000349F7"/>
    <w:rsid w:val="000359B9"/>
    <w:rsid w:val="00035E36"/>
    <w:rsid w:val="00036C1D"/>
    <w:rsid w:val="00036E95"/>
    <w:rsid w:val="00037669"/>
    <w:rsid w:val="00037A76"/>
    <w:rsid w:val="00037B46"/>
    <w:rsid w:val="00037F9F"/>
    <w:rsid w:val="000404B8"/>
    <w:rsid w:val="00040887"/>
    <w:rsid w:val="00041A9B"/>
    <w:rsid w:val="00042306"/>
    <w:rsid w:val="000426FD"/>
    <w:rsid w:val="00042A26"/>
    <w:rsid w:val="00042DC7"/>
    <w:rsid w:val="0004374E"/>
    <w:rsid w:val="000440A5"/>
    <w:rsid w:val="00044A49"/>
    <w:rsid w:val="00045D27"/>
    <w:rsid w:val="00046CB9"/>
    <w:rsid w:val="00046D2C"/>
    <w:rsid w:val="00046F89"/>
    <w:rsid w:val="000479B4"/>
    <w:rsid w:val="00051937"/>
    <w:rsid w:val="00052CF9"/>
    <w:rsid w:val="00052DD3"/>
    <w:rsid w:val="00052E35"/>
    <w:rsid w:val="00054FCB"/>
    <w:rsid w:val="0005502A"/>
    <w:rsid w:val="0005679C"/>
    <w:rsid w:val="000567D7"/>
    <w:rsid w:val="00056D34"/>
    <w:rsid w:val="00056EF4"/>
    <w:rsid w:val="00057376"/>
    <w:rsid w:val="00060533"/>
    <w:rsid w:val="000605B1"/>
    <w:rsid w:val="00060A99"/>
    <w:rsid w:val="00060F7A"/>
    <w:rsid w:val="00061856"/>
    <w:rsid w:val="00062351"/>
    <w:rsid w:val="00062CDA"/>
    <w:rsid w:val="00062EF1"/>
    <w:rsid w:val="000640D6"/>
    <w:rsid w:val="0006456D"/>
    <w:rsid w:val="00067FDE"/>
    <w:rsid w:val="00070BA0"/>
    <w:rsid w:val="00071443"/>
    <w:rsid w:val="00072D0C"/>
    <w:rsid w:val="00073031"/>
    <w:rsid w:val="00074B63"/>
    <w:rsid w:val="00074BD3"/>
    <w:rsid w:val="00075B5C"/>
    <w:rsid w:val="0007608C"/>
    <w:rsid w:val="00076733"/>
    <w:rsid w:val="00076A57"/>
    <w:rsid w:val="00080497"/>
    <w:rsid w:val="000805D5"/>
    <w:rsid w:val="00081E72"/>
    <w:rsid w:val="00081F05"/>
    <w:rsid w:val="0008225B"/>
    <w:rsid w:val="00082825"/>
    <w:rsid w:val="000841AA"/>
    <w:rsid w:val="00085C64"/>
    <w:rsid w:val="00086095"/>
    <w:rsid w:val="00086190"/>
    <w:rsid w:val="000862C2"/>
    <w:rsid w:val="0008654A"/>
    <w:rsid w:val="00091950"/>
    <w:rsid w:val="00091958"/>
    <w:rsid w:val="00091F7A"/>
    <w:rsid w:val="000920F9"/>
    <w:rsid w:val="0009238D"/>
    <w:rsid w:val="00092405"/>
    <w:rsid w:val="000924F8"/>
    <w:rsid w:val="00093D0D"/>
    <w:rsid w:val="0009510A"/>
    <w:rsid w:val="00097220"/>
    <w:rsid w:val="00097D7E"/>
    <w:rsid w:val="00097F1F"/>
    <w:rsid w:val="000A05F9"/>
    <w:rsid w:val="000A15FE"/>
    <w:rsid w:val="000A1616"/>
    <w:rsid w:val="000A16E2"/>
    <w:rsid w:val="000A1B21"/>
    <w:rsid w:val="000A2153"/>
    <w:rsid w:val="000A248C"/>
    <w:rsid w:val="000A24B7"/>
    <w:rsid w:val="000A388C"/>
    <w:rsid w:val="000A38B8"/>
    <w:rsid w:val="000A4291"/>
    <w:rsid w:val="000A5F58"/>
    <w:rsid w:val="000A65C5"/>
    <w:rsid w:val="000A6A08"/>
    <w:rsid w:val="000A7A06"/>
    <w:rsid w:val="000B01DA"/>
    <w:rsid w:val="000B1686"/>
    <w:rsid w:val="000B2BFC"/>
    <w:rsid w:val="000B403F"/>
    <w:rsid w:val="000B42E8"/>
    <w:rsid w:val="000B448F"/>
    <w:rsid w:val="000B44F6"/>
    <w:rsid w:val="000B6F0F"/>
    <w:rsid w:val="000B74A6"/>
    <w:rsid w:val="000B76DA"/>
    <w:rsid w:val="000B7DDB"/>
    <w:rsid w:val="000C0392"/>
    <w:rsid w:val="000C0493"/>
    <w:rsid w:val="000C08B4"/>
    <w:rsid w:val="000C29E2"/>
    <w:rsid w:val="000C5623"/>
    <w:rsid w:val="000C581C"/>
    <w:rsid w:val="000C627F"/>
    <w:rsid w:val="000C69E6"/>
    <w:rsid w:val="000C6F98"/>
    <w:rsid w:val="000C70BE"/>
    <w:rsid w:val="000C73B1"/>
    <w:rsid w:val="000C7CB3"/>
    <w:rsid w:val="000D09B6"/>
    <w:rsid w:val="000D15C7"/>
    <w:rsid w:val="000D3124"/>
    <w:rsid w:val="000D365C"/>
    <w:rsid w:val="000D4C25"/>
    <w:rsid w:val="000D646F"/>
    <w:rsid w:val="000D76DF"/>
    <w:rsid w:val="000E0E61"/>
    <w:rsid w:val="000E15DB"/>
    <w:rsid w:val="000E279C"/>
    <w:rsid w:val="000E413E"/>
    <w:rsid w:val="000E4298"/>
    <w:rsid w:val="000E47AE"/>
    <w:rsid w:val="000E5C27"/>
    <w:rsid w:val="000E5DB1"/>
    <w:rsid w:val="000E601D"/>
    <w:rsid w:val="000E617C"/>
    <w:rsid w:val="000E7207"/>
    <w:rsid w:val="000E781A"/>
    <w:rsid w:val="000F0D7C"/>
    <w:rsid w:val="000F16E1"/>
    <w:rsid w:val="000F1C11"/>
    <w:rsid w:val="000F1CC5"/>
    <w:rsid w:val="000F243A"/>
    <w:rsid w:val="000F3321"/>
    <w:rsid w:val="000F51F5"/>
    <w:rsid w:val="000F6160"/>
    <w:rsid w:val="000F6170"/>
    <w:rsid w:val="000F7640"/>
    <w:rsid w:val="000F7B61"/>
    <w:rsid w:val="000F7F34"/>
    <w:rsid w:val="000F7FB7"/>
    <w:rsid w:val="001000E2"/>
    <w:rsid w:val="001016C0"/>
    <w:rsid w:val="001017CD"/>
    <w:rsid w:val="00103D2B"/>
    <w:rsid w:val="00103D75"/>
    <w:rsid w:val="0010454E"/>
    <w:rsid w:val="00105037"/>
    <w:rsid w:val="0010513B"/>
    <w:rsid w:val="00105C2C"/>
    <w:rsid w:val="00106DC1"/>
    <w:rsid w:val="00107AD9"/>
    <w:rsid w:val="00110272"/>
    <w:rsid w:val="00111FC7"/>
    <w:rsid w:val="00112147"/>
    <w:rsid w:val="00112FC6"/>
    <w:rsid w:val="00114D2C"/>
    <w:rsid w:val="00116320"/>
    <w:rsid w:val="001163D4"/>
    <w:rsid w:val="00116D21"/>
    <w:rsid w:val="0012101D"/>
    <w:rsid w:val="00122352"/>
    <w:rsid w:val="00122AB2"/>
    <w:rsid w:val="00123C61"/>
    <w:rsid w:val="00124C76"/>
    <w:rsid w:val="00124F4B"/>
    <w:rsid w:val="00125E60"/>
    <w:rsid w:val="0012656A"/>
    <w:rsid w:val="00127E4A"/>
    <w:rsid w:val="00130435"/>
    <w:rsid w:val="00130C21"/>
    <w:rsid w:val="00131373"/>
    <w:rsid w:val="00131CFE"/>
    <w:rsid w:val="001320CC"/>
    <w:rsid w:val="00133C76"/>
    <w:rsid w:val="00133EB4"/>
    <w:rsid w:val="00133F6E"/>
    <w:rsid w:val="00134636"/>
    <w:rsid w:val="00134C6A"/>
    <w:rsid w:val="00134E10"/>
    <w:rsid w:val="001360F5"/>
    <w:rsid w:val="00137A81"/>
    <w:rsid w:val="00140987"/>
    <w:rsid w:val="001409CF"/>
    <w:rsid w:val="001414BD"/>
    <w:rsid w:val="00141704"/>
    <w:rsid w:val="001436C3"/>
    <w:rsid w:val="001444A5"/>
    <w:rsid w:val="00144C44"/>
    <w:rsid w:val="001453AC"/>
    <w:rsid w:val="00146072"/>
    <w:rsid w:val="001472CB"/>
    <w:rsid w:val="001474E5"/>
    <w:rsid w:val="001509AC"/>
    <w:rsid w:val="00150CFA"/>
    <w:rsid w:val="001510AA"/>
    <w:rsid w:val="0015147F"/>
    <w:rsid w:val="001524F5"/>
    <w:rsid w:val="00152611"/>
    <w:rsid w:val="001529B1"/>
    <w:rsid w:val="00152CD0"/>
    <w:rsid w:val="00153A49"/>
    <w:rsid w:val="00153A6E"/>
    <w:rsid w:val="00153FF4"/>
    <w:rsid w:val="001548E8"/>
    <w:rsid w:val="00154A8F"/>
    <w:rsid w:val="00155E78"/>
    <w:rsid w:val="00156284"/>
    <w:rsid w:val="0016017B"/>
    <w:rsid w:val="00162EF0"/>
    <w:rsid w:val="00164F20"/>
    <w:rsid w:val="00164F80"/>
    <w:rsid w:val="001660E5"/>
    <w:rsid w:val="00166B98"/>
    <w:rsid w:val="001674AD"/>
    <w:rsid w:val="00167617"/>
    <w:rsid w:val="00167B36"/>
    <w:rsid w:val="00167DA1"/>
    <w:rsid w:val="001701D2"/>
    <w:rsid w:val="001704F7"/>
    <w:rsid w:val="00170689"/>
    <w:rsid w:val="0017187E"/>
    <w:rsid w:val="001718B2"/>
    <w:rsid w:val="00171CCE"/>
    <w:rsid w:val="0017205F"/>
    <w:rsid w:val="0017224F"/>
    <w:rsid w:val="001722A7"/>
    <w:rsid w:val="00172BE6"/>
    <w:rsid w:val="00172EF4"/>
    <w:rsid w:val="00174CBF"/>
    <w:rsid w:val="001756BC"/>
    <w:rsid w:val="001756E0"/>
    <w:rsid w:val="00175755"/>
    <w:rsid w:val="00175FD0"/>
    <w:rsid w:val="001762E3"/>
    <w:rsid w:val="00176A71"/>
    <w:rsid w:val="00176F4A"/>
    <w:rsid w:val="001772BF"/>
    <w:rsid w:val="00180258"/>
    <w:rsid w:val="001808ED"/>
    <w:rsid w:val="00181E2A"/>
    <w:rsid w:val="00181FA0"/>
    <w:rsid w:val="00182BFF"/>
    <w:rsid w:val="00183B02"/>
    <w:rsid w:val="00183E42"/>
    <w:rsid w:val="00186E9E"/>
    <w:rsid w:val="00187594"/>
    <w:rsid w:val="0018777D"/>
    <w:rsid w:val="00187F08"/>
    <w:rsid w:val="00187F4F"/>
    <w:rsid w:val="0019059B"/>
    <w:rsid w:val="001908D3"/>
    <w:rsid w:val="00190F7F"/>
    <w:rsid w:val="00191423"/>
    <w:rsid w:val="001914A9"/>
    <w:rsid w:val="00191B44"/>
    <w:rsid w:val="00192A12"/>
    <w:rsid w:val="001939D5"/>
    <w:rsid w:val="00193B05"/>
    <w:rsid w:val="00194300"/>
    <w:rsid w:val="001953DF"/>
    <w:rsid w:val="001966EB"/>
    <w:rsid w:val="001969E7"/>
    <w:rsid w:val="00197990"/>
    <w:rsid w:val="001A0006"/>
    <w:rsid w:val="001A0750"/>
    <w:rsid w:val="001A2431"/>
    <w:rsid w:val="001A25EB"/>
    <w:rsid w:val="001A3723"/>
    <w:rsid w:val="001A4049"/>
    <w:rsid w:val="001A41EF"/>
    <w:rsid w:val="001A55A7"/>
    <w:rsid w:val="001A5C44"/>
    <w:rsid w:val="001A6B21"/>
    <w:rsid w:val="001A6FF5"/>
    <w:rsid w:val="001A792C"/>
    <w:rsid w:val="001A7F9A"/>
    <w:rsid w:val="001A7FBF"/>
    <w:rsid w:val="001B17CD"/>
    <w:rsid w:val="001B22C5"/>
    <w:rsid w:val="001B2B36"/>
    <w:rsid w:val="001B46C4"/>
    <w:rsid w:val="001B4727"/>
    <w:rsid w:val="001B4938"/>
    <w:rsid w:val="001B4DE9"/>
    <w:rsid w:val="001B5180"/>
    <w:rsid w:val="001B5B89"/>
    <w:rsid w:val="001B5E38"/>
    <w:rsid w:val="001B6492"/>
    <w:rsid w:val="001C3831"/>
    <w:rsid w:val="001C3D64"/>
    <w:rsid w:val="001C473D"/>
    <w:rsid w:val="001C4A10"/>
    <w:rsid w:val="001C52FF"/>
    <w:rsid w:val="001C5FA6"/>
    <w:rsid w:val="001C6A7E"/>
    <w:rsid w:val="001C72F5"/>
    <w:rsid w:val="001C7418"/>
    <w:rsid w:val="001C77F7"/>
    <w:rsid w:val="001C7DA2"/>
    <w:rsid w:val="001D0F4F"/>
    <w:rsid w:val="001D15A1"/>
    <w:rsid w:val="001D1B06"/>
    <w:rsid w:val="001D1DF6"/>
    <w:rsid w:val="001D29CC"/>
    <w:rsid w:val="001D31EF"/>
    <w:rsid w:val="001D3DEB"/>
    <w:rsid w:val="001D4267"/>
    <w:rsid w:val="001D4CE8"/>
    <w:rsid w:val="001D5B1E"/>
    <w:rsid w:val="001D640F"/>
    <w:rsid w:val="001D66C0"/>
    <w:rsid w:val="001D798A"/>
    <w:rsid w:val="001E271B"/>
    <w:rsid w:val="001E2B1A"/>
    <w:rsid w:val="001E31E9"/>
    <w:rsid w:val="001E334A"/>
    <w:rsid w:val="001E3ABB"/>
    <w:rsid w:val="001E440D"/>
    <w:rsid w:val="001E4830"/>
    <w:rsid w:val="001E5109"/>
    <w:rsid w:val="001E5262"/>
    <w:rsid w:val="001E6F91"/>
    <w:rsid w:val="001E7CFC"/>
    <w:rsid w:val="001F0860"/>
    <w:rsid w:val="001F1B28"/>
    <w:rsid w:val="001F1F37"/>
    <w:rsid w:val="001F317E"/>
    <w:rsid w:val="001F320D"/>
    <w:rsid w:val="001F38CA"/>
    <w:rsid w:val="001F392D"/>
    <w:rsid w:val="001F3D43"/>
    <w:rsid w:val="001F4E7C"/>
    <w:rsid w:val="001F5561"/>
    <w:rsid w:val="001F5E5A"/>
    <w:rsid w:val="001F61FA"/>
    <w:rsid w:val="001F6983"/>
    <w:rsid w:val="001F69CF"/>
    <w:rsid w:val="001F6AED"/>
    <w:rsid w:val="00200040"/>
    <w:rsid w:val="0020096A"/>
    <w:rsid w:val="002011E3"/>
    <w:rsid w:val="002016DB"/>
    <w:rsid w:val="00204693"/>
    <w:rsid w:val="00204DE4"/>
    <w:rsid w:val="0020532E"/>
    <w:rsid w:val="00206127"/>
    <w:rsid w:val="002066B0"/>
    <w:rsid w:val="00207B1E"/>
    <w:rsid w:val="00211BDE"/>
    <w:rsid w:val="00214E3B"/>
    <w:rsid w:val="00215C59"/>
    <w:rsid w:val="00216BE2"/>
    <w:rsid w:val="00216EBD"/>
    <w:rsid w:val="00217A23"/>
    <w:rsid w:val="00221CFD"/>
    <w:rsid w:val="0022490F"/>
    <w:rsid w:val="00225759"/>
    <w:rsid w:val="00226912"/>
    <w:rsid w:val="0022787C"/>
    <w:rsid w:val="00231306"/>
    <w:rsid w:val="00231943"/>
    <w:rsid w:val="00232091"/>
    <w:rsid w:val="0023286E"/>
    <w:rsid w:val="00232B92"/>
    <w:rsid w:val="00234391"/>
    <w:rsid w:val="00234BA2"/>
    <w:rsid w:val="00235AD8"/>
    <w:rsid w:val="00237062"/>
    <w:rsid w:val="0024099F"/>
    <w:rsid w:val="00240E4B"/>
    <w:rsid w:val="002410E3"/>
    <w:rsid w:val="00241557"/>
    <w:rsid w:val="00241F9A"/>
    <w:rsid w:val="00242B35"/>
    <w:rsid w:val="002453B9"/>
    <w:rsid w:val="002457C6"/>
    <w:rsid w:val="002471C6"/>
    <w:rsid w:val="00247330"/>
    <w:rsid w:val="00250383"/>
    <w:rsid w:val="00250581"/>
    <w:rsid w:val="00250BF5"/>
    <w:rsid w:val="002518C2"/>
    <w:rsid w:val="002524B7"/>
    <w:rsid w:val="002529FF"/>
    <w:rsid w:val="00253504"/>
    <w:rsid w:val="00253FD3"/>
    <w:rsid w:val="00255C44"/>
    <w:rsid w:val="00257438"/>
    <w:rsid w:val="0025768B"/>
    <w:rsid w:val="0026019E"/>
    <w:rsid w:val="00260DA5"/>
    <w:rsid w:val="0026180B"/>
    <w:rsid w:val="00261AC0"/>
    <w:rsid w:val="00261BC1"/>
    <w:rsid w:val="00261E84"/>
    <w:rsid w:val="00263202"/>
    <w:rsid w:val="00263AED"/>
    <w:rsid w:val="0026428C"/>
    <w:rsid w:val="00264425"/>
    <w:rsid w:val="0026450E"/>
    <w:rsid w:val="0026493F"/>
    <w:rsid w:val="00265A85"/>
    <w:rsid w:val="002667F9"/>
    <w:rsid w:val="00267704"/>
    <w:rsid w:val="002717AE"/>
    <w:rsid w:val="00272551"/>
    <w:rsid w:val="00273260"/>
    <w:rsid w:val="002742A6"/>
    <w:rsid w:val="0027583C"/>
    <w:rsid w:val="002761C1"/>
    <w:rsid w:val="002769F7"/>
    <w:rsid w:val="00280A8D"/>
    <w:rsid w:val="0028133F"/>
    <w:rsid w:val="00281B1F"/>
    <w:rsid w:val="00281DD4"/>
    <w:rsid w:val="00282A59"/>
    <w:rsid w:val="00282D37"/>
    <w:rsid w:val="00282F51"/>
    <w:rsid w:val="00283854"/>
    <w:rsid w:val="0028448D"/>
    <w:rsid w:val="00284B1F"/>
    <w:rsid w:val="002864D8"/>
    <w:rsid w:val="0028771B"/>
    <w:rsid w:val="00287CE6"/>
    <w:rsid w:val="00290EBB"/>
    <w:rsid w:val="00291A02"/>
    <w:rsid w:val="0029221F"/>
    <w:rsid w:val="0029293F"/>
    <w:rsid w:val="00292EBB"/>
    <w:rsid w:val="002934BB"/>
    <w:rsid w:val="0029456F"/>
    <w:rsid w:val="00295292"/>
    <w:rsid w:val="0029598A"/>
    <w:rsid w:val="00296B2B"/>
    <w:rsid w:val="002A0AD0"/>
    <w:rsid w:val="002A1BD9"/>
    <w:rsid w:val="002A31FE"/>
    <w:rsid w:val="002A455E"/>
    <w:rsid w:val="002A4C72"/>
    <w:rsid w:val="002A61A3"/>
    <w:rsid w:val="002A7178"/>
    <w:rsid w:val="002B1D3E"/>
    <w:rsid w:val="002B1FA1"/>
    <w:rsid w:val="002B27F2"/>
    <w:rsid w:val="002B2CAE"/>
    <w:rsid w:val="002B4BB5"/>
    <w:rsid w:val="002B4CE9"/>
    <w:rsid w:val="002B5196"/>
    <w:rsid w:val="002B65E4"/>
    <w:rsid w:val="002B66B2"/>
    <w:rsid w:val="002B6F5B"/>
    <w:rsid w:val="002B6FD4"/>
    <w:rsid w:val="002B701A"/>
    <w:rsid w:val="002B7E68"/>
    <w:rsid w:val="002C04DD"/>
    <w:rsid w:val="002C06AC"/>
    <w:rsid w:val="002C10D5"/>
    <w:rsid w:val="002C16D0"/>
    <w:rsid w:val="002C1A36"/>
    <w:rsid w:val="002C22B8"/>
    <w:rsid w:val="002C354A"/>
    <w:rsid w:val="002C3849"/>
    <w:rsid w:val="002C45A9"/>
    <w:rsid w:val="002C48CE"/>
    <w:rsid w:val="002C5C8B"/>
    <w:rsid w:val="002C681B"/>
    <w:rsid w:val="002D00F1"/>
    <w:rsid w:val="002D0767"/>
    <w:rsid w:val="002D08D6"/>
    <w:rsid w:val="002D0B6F"/>
    <w:rsid w:val="002D133E"/>
    <w:rsid w:val="002D1CBB"/>
    <w:rsid w:val="002D1F02"/>
    <w:rsid w:val="002D24A3"/>
    <w:rsid w:val="002D2B60"/>
    <w:rsid w:val="002D39C3"/>
    <w:rsid w:val="002D3DCC"/>
    <w:rsid w:val="002D3EF8"/>
    <w:rsid w:val="002D4A6B"/>
    <w:rsid w:val="002D7167"/>
    <w:rsid w:val="002E11A8"/>
    <w:rsid w:val="002E2B1B"/>
    <w:rsid w:val="002E3B49"/>
    <w:rsid w:val="002E4EE7"/>
    <w:rsid w:val="002E6210"/>
    <w:rsid w:val="002E76A2"/>
    <w:rsid w:val="002E7B71"/>
    <w:rsid w:val="002F0463"/>
    <w:rsid w:val="002F0CC6"/>
    <w:rsid w:val="002F1750"/>
    <w:rsid w:val="002F1D57"/>
    <w:rsid w:val="002F2428"/>
    <w:rsid w:val="002F2A9E"/>
    <w:rsid w:val="002F337D"/>
    <w:rsid w:val="002F3402"/>
    <w:rsid w:val="002F3E3C"/>
    <w:rsid w:val="002F48F6"/>
    <w:rsid w:val="002F4B49"/>
    <w:rsid w:val="002F4BFC"/>
    <w:rsid w:val="002F67FB"/>
    <w:rsid w:val="002F6E49"/>
    <w:rsid w:val="002F798F"/>
    <w:rsid w:val="002F7B93"/>
    <w:rsid w:val="002F7FF2"/>
    <w:rsid w:val="00301785"/>
    <w:rsid w:val="00301904"/>
    <w:rsid w:val="00301D12"/>
    <w:rsid w:val="0030305E"/>
    <w:rsid w:val="00304F51"/>
    <w:rsid w:val="00306223"/>
    <w:rsid w:val="00310267"/>
    <w:rsid w:val="003104FE"/>
    <w:rsid w:val="0031099D"/>
    <w:rsid w:val="00311664"/>
    <w:rsid w:val="00311CD8"/>
    <w:rsid w:val="00311CFE"/>
    <w:rsid w:val="00312C42"/>
    <w:rsid w:val="00312DB8"/>
    <w:rsid w:val="00313D90"/>
    <w:rsid w:val="00313E56"/>
    <w:rsid w:val="003151C4"/>
    <w:rsid w:val="003157F8"/>
    <w:rsid w:val="00315964"/>
    <w:rsid w:val="00315E40"/>
    <w:rsid w:val="003160B0"/>
    <w:rsid w:val="003169E2"/>
    <w:rsid w:val="003177CB"/>
    <w:rsid w:val="00320C18"/>
    <w:rsid w:val="00320C26"/>
    <w:rsid w:val="00321B6B"/>
    <w:rsid w:val="00321B73"/>
    <w:rsid w:val="00322224"/>
    <w:rsid w:val="00322321"/>
    <w:rsid w:val="0032263C"/>
    <w:rsid w:val="00323D18"/>
    <w:rsid w:val="0032410C"/>
    <w:rsid w:val="003248D0"/>
    <w:rsid w:val="00325531"/>
    <w:rsid w:val="00327AA8"/>
    <w:rsid w:val="00333D60"/>
    <w:rsid w:val="003340BA"/>
    <w:rsid w:val="003350D6"/>
    <w:rsid w:val="00335D89"/>
    <w:rsid w:val="00336553"/>
    <w:rsid w:val="0033664A"/>
    <w:rsid w:val="00336C23"/>
    <w:rsid w:val="00337723"/>
    <w:rsid w:val="00340FB1"/>
    <w:rsid w:val="00342210"/>
    <w:rsid w:val="00342361"/>
    <w:rsid w:val="0034240D"/>
    <w:rsid w:val="003433A5"/>
    <w:rsid w:val="00343718"/>
    <w:rsid w:val="00344EC1"/>
    <w:rsid w:val="00344ED0"/>
    <w:rsid w:val="0034616E"/>
    <w:rsid w:val="00346433"/>
    <w:rsid w:val="0034648B"/>
    <w:rsid w:val="00347805"/>
    <w:rsid w:val="003504AC"/>
    <w:rsid w:val="003543E3"/>
    <w:rsid w:val="00354C26"/>
    <w:rsid w:val="0035574C"/>
    <w:rsid w:val="003562BD"/>
    <w:rsid w:val="0035768A"/>
    <w:rsid w:val="00360BB6"/>
    <w:rsid w:val="003618A3"/>
    <w:rsid w:val="00361EEF"/>
    <w:rsid w:val="0036293E"/>
    <w:rsid w:val="00362B7B"/>
    <w:rsid w:val="00362B9E"/>
    <w:rsid w:val="00364623"/>
    <w:rsid w:val="003653E0"/>
    <w:rsid w:val="00366B10"/>
    <w:rsid w:val="00366D51"/>
    <w:rsid w:val="00366D7E"/>
    <w:rsid w:val="0036769B"/>
    <w:rsid w:val="00367706"/>
    <w:rsid w:val="003714BA"/>
    <w:rsid w:val="003715D5"/>
    <w:rsid w:val="00371856"/>
    <w:rsid w:val="00371B46"/>
    <w:rsid w:val="00372FA9"/>
    <w:rsid w:val="0037390A"/>
    <w:rsid w:val="0037394E"/>
    <w:rsid w:val="0037559E"/>
    <w:rsid w:val="00376834"/>
    <w:rsid w:val="00377AE2"/>
    <w:rsid w:val="0038050B"/>
    <w:rsid w:val="0038095A"/>
    <w:rsid w:val="00380C8A"/>
    <w:rsid w:val="00380FC9"/>
    <w:rsid w:val="00381352"/>
    <w:rsid w:val="00381A05"/>
    <w:rsid w:val="00381B81"/>
    <w:rsid w:val="003843C1"/>
    <w:rsid w:val="00384816"/>
    <w:rsid w:val="00385206"/>
    <w:rsid w:val="00386322"/>
    <w:rsid w:val="0038650B"/>
    <w:rsid w:val="00386AC0"/>
    <w:rsid w:val="00390ACC"/>
    <w:rsid w:val="00390E43"/>
    <w:rsid w:val="003911CD"/>
    <w:rsid w:val="003918CC"/>
    <w:rsid w:val="00392103"/>
    <w:rsid w:val="00392FC8"/>
    <w:rsid w:val="00394098"/>
    <w:rsid w:val="00395F3F"/>
    <w:rsid w:val="00396A3C"/>
    <w:rsid w:val="00396F4F"/>
    <w:rsid w:val="00397598"/>
    <w:rsid w:val="003A0A63"/>
    <w:rsid w:val="003A188E"/>
    <w:rsid w:val="003A2222"/>
    <w:rsid w:val="003A298C"/>
    <w:rsid w:val="003A32D7"/>
    <w:rsid w:val="003A39F2"/>
    <w:rsid w:val="003A4316"/>
    <w:rsid w:val="003A465B"/>
    <w:rsid w:val="003A48BB"/>
    <w:rsid w:val="003A5F0D"/>
    <w:rsid w:val="003A5FC8"/>
    <w:rsid w:val="003A61B7"/>
    <w:rsid w:val="003A6E82"/>
    <w:rsid w:val="003A7232"/>
    <w:rsid w:val="003A72F6"/>
    <w:rsid w:val="003A731D"/>
    <w:rsid w:val="003A75F4"/>
    <w:rsid w:val="003A7F01"/>
    <w:rsid w:val="003B05E2"/>
    <w:rsid w:val="003B0BF7"/>
    <w:rsid w:val="003B13F3"/>
    <w:rsid w:val="003B1D47"/>
    <w:rsid w:val="003B2298"/>
    <w:rsid w:val="003B2B9B"/>
    <w:rsid w:val="003B2E4A"/>
    <w:rsid w:val="003B2F51"/>
    <w:rsid w:val="003B4BDA"/>
    <w:rsid w:val="003B5B17"/>
    <w:rsid w:val="003B7996"/>
    <w:rsid w:val="003C26DE"/>
    <w:rsid w:val="003C2737"/>
    <w:rsid w:val="003C2E52"/>
    <w:rsid w:val="003C42D9"/>
    <w:rsid w:val="003C53E7"/>
    <w:rsid w:val="003C5E77"/>
    <w:rsid w:val="003C6867"/>
    <w:rsid w:val="003C7F6A"/>
    <w:rsid w:val="003D01BD"/>
    <w:rsid w:val="003D0DD2"/>
    <w:rsid w:val="003D246C"/>
    <w:rsid w:val="003D35DF"/>
    <w:rsid w:val="003D3633"/>
    <w:rsid w:val="003D57A9"/>
    <w:rsid w:val="003D62E2"/>
    <w:rsid w:val="003D72F2"/>
    <w:rsid w:val="003D7B4D"/>
    <w:rsid w:val="003D7D66"/>
    <w:rsid w:val="003E201A"/>
    <w:rsid w:val="003E3297"/>
    <w:rsid w:val="003E343A"/>
    <w:rsid w:val="003E420A"/>
    <w:rsid w:val="003E48E2"/>
    <w:rsid w:val="003E54E3"/>
    <w:rsid w:val="003E56E3"/>
    <w:rsid w:val="003E6309"/>
    <w:rsid w:val="003E7D67"/>
    <w:rsid w:val="003F00EF"/>
    <w:rsid w:val="003F0940"/>
    <w:rsid w:val="003F10BB"/>
    <w:rsid w:val="003F114C"/>
    <w:rsid w:val="003F3A41"/>
    <w:rsid w:val="003F4094"/>
    <w:rsid w:val="003F4138"/>
    <w:rsid w:val="003F5455"/>
    <w:rsid w:val="003F5B01"/>
    <w:rsid w:val="003F64E9"/>
    <w:rsid w:val="003F698D"/>
    <w:rsid w:val="003F74AB"/>
    <w:rsid w:val="003F790A"/>
    <w:rsid w:val="003F7BC9"/>
    <w:rsid w:val="004013FE"/>
    <w:rsid w:val="0040193E"/>
    <w:rsid w:val="00401BEB"/>
    <w:rsid w:val="0040217E"/>
    <w:rsid w:val="004100F1"/>
    <w:rsid w:val="00410328"/>
    <w:rsid w:val="00410AD6"/>
    <w:rsid w:val="00412D25"/>
    <w:rsid w:val="00415104"/>
    <w:rsid w:val="00415396"/>
    <w:rsid w:val="00415B69"/>
    <w:rsid w:val="00416006"/>
    <w:rsid w:val="00420537"/>
    <w:rsid w:val="00421253"/>
    <w:rsid w:val="00421845"/>
    <w:rsid w:val="00421D08"/>
    <w:rsid w:val="00421DD0"/>
    <w:rsid w:val="0042275A"/>
    <w:rsid w:val="00423671"/>
    <w:rsid w:val="00425089"/>
    <w:rsid w:val="004251EF"/>
    <w:rsid w:val="00426976"/>
    <w:rsid w:val="00426F3E"/>
    <w:rsid w:val="004304F2"/>
    <w:rsid w:val="00430935"/>
    <w:rsid w:val="004309F8"/>
    <w:rsid w:val="00432C22"/>
    <w:rsid w:val="0043306F"/>
    <w:rsid w:val="0043394D"/>
    <w:rsid w:val="0043415B"/>
    <w:rsid w:val="00435CFC"/>
    <w:rsid w:val="00436655"/>
    <w:rsid w:val="00436F4E"/>
    <w:rsid w:val="004377C2"/>
    <w:rsid w:val="004403F1"/>
    <w:rsid w:val="0044067E"/>
    <w:rsid w:val="00440BD3"/>
    <w:rsid w:val="004415A6"/>
    <w:rsid w:val="00441DD0"/>
    <w:rsid w:val="00442CB2"/>
    <w:rsid w:val="00442F05"/>
    <w:rsid w:val="004447A5"/>
    <w:rsid w:val="004447BD"/>
    <w:rsid w:val="004449DE"/>
    <w:rsid w:val="00445C6E"/>
    <w:rsid w:val="00445CB9"/>
    <w:rsid w:val="0044659D"/>
    <w:rsid w:val="004465EC"/>
    <w:rsid w:val="00447E76"/>
    <w:rsid w:val="00451E59"/>
    <w:rsid w:val="0045202B"/>
    <w:rsid w:val="004536B9"/>
    <w:rsid w:val="00453706"/>
    <w:rsid w:val="00454053"/>
    <w:rsid w:val="004548FE"/>
    <w:rsid w:val="00456122"/>
    <w:rsid w:val="0045672E"/>
    <w:rsid w:val="004606BC"/>
    <w:rsid w:val="004606E0"/>
    <w:rsid w:val="00460FB6"/>
    <w:rsid w:val="00461391"/>
    <w:rsid w:val="00461422"/>
    <w:rsid w:val="00462225"/>
    <w:rsid w:val="00462325"/>
    <w:rsid w:val="00463118"/>
    <w:rsid w:val="004636E3"/>
    <w:rsid w:val="00463D76"/>
    <w:rsid w:val="00464FB1"/>
    <w:rsid w:val="00465EF3"/>
    <w:rsid w:val="0046650D"/>
    <w:rsid w:val="00466F1C"/>
    <w:rsid w:val="00467BAC"/>
    <w:rsid w:val="0047052D"/>
    <w:rsid w:val="004708DE"/>
    <w:rsid w:val="00471D23"/>
    <w:rsid w:val="00472A2B"/>
    <w:rsid w:val="004759DB"/>
    <w:rsid w:val="00475ACD"/>
    <w:rsid w:val="0048137A"/>
    <w:rsid w:val="004823E8"/>
    <w:rsid w:val="0048440F"/>
    <w:rsid w:val="0048447D"/>
    <w:rsid w:val="00485713"/>
    <w:rsid w:val="00485798"/>
    <w:rsid w:val="00485F60"/>
    <w:rsid w:val="00486708"/>
    <w:rsid w:val="00486909"/>
    <w:rsid w:val="00487837"/>
    <w:rsid w:val="00490130"/>
    <w:rsid w:val="0049070B"/>
    <w:rsid w:val="004911DE"/>
    <w:rsid w:val="00491C94"/>
    <w:rsid w:val="00492003"/>
    <w:rsid w:val="00493B3C"/>
    <w:rsid w:val="004948F6"/>
    <w:rsid w:val="00494E66"/>
    <w:rsid w:val="00494F2F"/>
    <w:rsid w:val="00495144"/>
    <w:rsid w:val="004966A5"/>
    <w:rsid w:val="004A0218"/>
    <w:rsid w:val="004A1E01"/>
    <w:rsid w:val="004A2C33"/>
    <w:rsid w:val="004A2E0B"/>
    <w:rsid w:val="004A3A9D"/>
    <w:rsid w:val="004A3B70"/>
    <w:rsid w:val="004A42F7"/>
    <w:rsid w:val="004A4301"/>
    <w:rsid w:val="004A5143"/>
    <w:rsid w:val="004A60B5"/>
    <w:rsid w:val="004A646E"/>
    <w:rsid w:val="004A6C83"/>
    <w:rsid w:val="004B0073"/>
    <w:rsid w:val="004B0EA8"/>
    <w:rsid w:val="004B3EF4"/>
    <w:rsid w:val="004B3F42"/>
    <w:rsid w:val="004B4E51"/>
    <w:rsid w:val="004B4E8D"/>
    <w:rsid w:val="004B50EF"/>
    <w:rsid w:val="004B51E0"/>
    <w:rsid w:val="004B5357"/>
    <w:rsid w:val="004B55C7"/>
    <w:rsid w:val="004B5BF8"/>
    <w:rsid w:val="004B6421"/>
    <w:rsid w:val="004B7768"/>
    <w:rsid w:val="004B7DD1"/>
    <w:rsid w:val="004C104A"/>
    <w:rsid w:val="004C10E1"/>
    <w:rsid w:val="004C1801"/>
    <w:rsid w:val="004C23D9"/>
    <w:rsid w:val="004C2735"/>
    <w:rsid w:val="004C2DAA"/>
    <w:rsid w:val="004C4295"/>
    <w:rsid w:val="004C449A"/>
    <w:rsid w:val="004C47E3"/>
    <w:rsid w:val="004C486C"/>
    <w:rsid w:val="004C4CAF"/>
    <w:rsid w:val="004C52B8"/>
    <w:rsid w:val="004C6903"/>
    <w:rsid w:val="004C6FF9"/>
    <w:rsid w:val="004C72FB"/>
    <w:rsid w:val="004C7CFC"/>
    <w:rsid w:val="004D05D5"/>
    <w:rsid w:val="004D1DF0"/>
    <w:rsid w:val="004D254C"/>
    <w:rsid w:val="004D33E1"/>
    <w:rsid w:val="004D3BBD"/>
    <w:rsid w:val="004D541D"/>
    <w:rsid w:val="004D61EC"/>
    <w:rsid w:val="004D65BE"/>
    <w:rsid w:val="004D6F70"/>
    <w:rsid w:val="004D721E"/>
    <w:rsid w:val="004D7698"/>
    <w:rsid w:val="004E00B0"/>
    <w:rsid w:val="004E1319"/>
    <w:rsid w:val="004E2B30"/>
    <w:rsid w:val="004E2F9C"/>
    <w:rsid w:val="004E4237"/>
    <w:rsid w:val="004E4B46"/>
    <w:rsid w:val="004E4FCA"/>
    <w:rsid w:val="004E5331"/>
    <w:rsid w:val="004E667E"/>
    <w:rsid w:val="004E7911"/>
    <w:rsid w:val="004F00B9"/>
    <w:rsid w:val="004F161A"/>
    <w:rsid w:val="004F2FE4"/>
    <w:rsid w:val="004F34A9"/>
    <w:rsid w:val="004F4F16"/>
    <w:rsid w:val="004F695E"/>
    <w:rsid w:val="004F69E8"/>
    <w:rsid w:val="004F76BB"/>
    <w:rsid w:val="005015FF"/>
    <w:rsid w:val="0050164C"/>
    <w:rsid w:val="00501912"/>
    <w:rsid w:val="00502182"/>
    <w:rsid w:val="00502604"/>
    <w:rsid w:val="00504B64"/>
    <w:rsid w:val="005056B8"/>
    <w:rsid w:val="00505775"/>
    <w:rsid w:val="00506439"/>
    <w:rsid w:val="00507AC6"/>
    <w:rsid w:val="0051103D"/>
    <w:rsid w:val="00512366"/>
    <w:rsid w:val="00514B37"/>
    <w:rsid w:val="005153A9"/>
    <w:rsid w:val="00515B85"/>
    <w:rsid w:val="00515D5C"/>
    <w:rsid w:val="00516237"/>
    <w:rsid w:val="00516305"/>
    <w:rsid w:val="00516C5E"/>
    <w:rsid w:val="00516F1C"/>
    <w:rsid w:val="005170BE"/>
    <w:rsid w:val="00517763"/>
    <w:rsid w:val="00517F60"/>
    <w:rsid w:val="00520102"/>
    <w:rsid w:val="00521E94"/>
    <w:rsid w:val="00522FE0"/>
    <w:rsid w:val="00523B6C"/>
    <w:rsid w:val="005247D9"/>
    <w:rsid w:val="0052614E"/>
    <w:rsid w:val="0052685D"/>
    <w:rsid w:val="00526F8F"/>
    <w:rsid w:val="005270A6"/>
    <w:rsid w:val="00527AB9"/>
    <w:rsid w:val="00530834"/>
    <w:rsid w:val="00530A23"/>
    <w:rsid w:val="00530A35"/>
    <w:rsid w:val="00531866"/>
    <w:rsid w:val="00531AEA"/>
    <w:rsid w:val="0053324E"/>
    <w:rsid w:val="00534EBC"/>
    <w:rsid w:val="005357F7"/>
    <w:rsid w:val="005358B2"/>
    <w:rsid w:val="005369C0"/>
    <w:rsid w:val="00537C24"/>
    <w:rsid w:val="00540B2D"/>
    <w:rsid w:val="00540DD0"/>
    <w:rsid w:val="00540F3A"/>
    <w:rsid w:val="00541006"/>
    <w:rsid w:val="0054145A"/>
    <w:rsid w:val="0054199F"/>
    <w:rsid w:val="00542A9E"/>
    <w:rsid w:val="00542CE7"/>
    <w:rsid w:val="00542F68"/>
    <w:rsid w:val="0054391C"/>
    <w:rsid w:val="00545693"/>
    <w:rsid w:val="0054597A"/>
    <w:rsid w:val="00545D85"/>
    <w:rsid w:val="00546384"/>
    <w:rsid w:val="005477CA"/>
    <w:rsid w:val="00547B61"/>
    <w:rsid w:val="00552635"/>
    <w:rsid w:val="00552645"/>
    <w:rsid w:val="0055311B"/>
    <w:rsid w:val="00553464"/>
    <w:rsid w:val="0055369F"/>
    <w:rsid w:val="0055458B"/>
    <w:rsid w:val="00554F49"/>
    <w:rsid w:val="005555E1"/>
    <w:rsid w:val="0055587D"/>
    <w:rsid w:val="005569AA"/>
    <w:rsid w:val="0055739B"/>
    <w:rsid w:val="00561B57"/>
    <w:rsid w:val="00562EC5"/>
    <w:rsid w:val="0056318D"/>
    <w:rsid w:val="005634C7"/>
    <w:rsid w:val="0056383D"/>
    <w:rsid w:val="00563DC2"/>
    <w:rsid w:val="00564787"/>
    <w:rsid w:val="00564E18"/>
    <w:rsid w:val="00565059"/>
    <w:rsid w:val="005653D4"/>
    <w:rsid w:val="00566A84"/>
    <w:rsid w:val="00567E08"/>
    <w:rsid w:val="00570A3F"/>
    <w:rsid w:val="00570E7C"/>
    <w:rsid w:val="005719AB"/>
    <w:rsid w:val="0057410C"/>
    <w:rsid w:val="00574C44"/>
    <w:rsid w:val="0057560C"/>
    <w:rsid w:val="00575850"/>
    <w:rsid w:val="00576188"/>
    <w:rsid w:val="0057719E"/>
    <w:rsid w:val="005772AB"/>
    <w:rsid w:val="00581A92"/>
    <w:rsid w:val="00581F1E"/>
    <w:rsid w:val="00582EF3"/>
    <w:rsid w:val="0058350B"/>
    <w:rsid w:val="00583BBE"/>
    <w:rsid w:val="00584C67"/>
    <w:rsid w:val="00585C34"/>
    <w:rsid w:val="00586B68"/>
    <w:rsid w:val="00586E9A"/>
    <w:rsid w:val="005871E1"/>
    <w:rsid w:val="00587FB5"/>
    <w:rsid w:val="0059144E"/>
    <w:rsid w:val="0059213D"/>
    <w:rsid w:val="0059330F"/>
    <w:rsid w:val="005935E2"/>
    <w:rsid w:val="005944DF"/>
    <w:rsid w:val="00595852"/>
    <w:rsid w:val="00595F9E"/>
    <w:rsid w:val="00595FFC"/>
    <w:rsid w:val="00596155"/>
    <w:rsid w:val="00596A07"/>
    <w:rsid w:val="005A36B7"/>
    <w:rsid w:val="005A3855"/>
    <w:rsid w:val="005A3C9C"/>
    <w:rsid w:val="005A3DCC"/>
    <w:rsid w:val="005A5AAE"/>
    <w:rsid w:val="005A614B"/>
    <w:rsid w:val="005A6953"/>
    <w:rsid w:val="005A6A14"/>
    <w:rsid w:val="005A760C"/>
    <w:rsid w:val="005A77D0"/>
    <w:rsid w:val="005B06E6"/>
    <w:rsid w:val="005B0AA0"/>
    <w:rsid w:val="005B116A"/>
    <w:rsid w:val="005B13B3"/>
    <w:rsid w:val="005B1ACC"/>
    <w:rsid w:val="005B2737"/>
    <w:rsid w:val="005B41EE"/>
    <w:rsid w:val="005B4351"/>
    <w:rsid w:val="005B4659"/>
    <w:rsid w:val="005B477D"/>
    <w:rsid w:val="005B542D"/>
    <w:rsid w:val="005B6ABC"/>
    <w:rsid w:val="005C0019"/>
    <w:rsid w:val="005C02F3"/>
    <w:rsid w:val="005C0E6E"/>
    <w:rsid w:val="005C22A1"/>
    <w:rsid w:val="005C3602"/>
    <w:rsid w:val="005C40C4"/>
    <w:rsid w:val="005C42C2"/>
    <w:rsid w:val="005C4FE1"/>
    <w:rsid w:val="005C640F"/>
    <w:rsid w:val="005C6902"/>
    <w:rsid w:val="005C70E6"/>
    <w:rsid w:val="005C79E1"/>
    <w:rsid w:val="005C7BE6"/>
    <w:rsid w:val="005C7CE5"/>
    <w:rsid w:val="005D070D"/>
    <w:rsid w:val="005D0B69"/>
    <w:rsid w:val="005D124F"/>
    <w:rsid w:val="005D1A11"/>
    <w:rsid w:val="005D28A6"/>
    <w:rsid w:val="005D2F3B"/>
    <w:rsid w:val="005D5BFF"/>
    <w:rsid w:val="005D705C"/>
    <w:rsid w:val="005E12D9"/>
    <w:rsid w:val="005E34DD"/>
    <w:rsid w:val="005E41D7"/>
    <w:rsid w:val="005E4D6D"/>
    <w:rsid w:val="005E5119"/>
    <w:rsid w:val="005E5744"/>
    <w:rsid w:val="005E6360"/>
    <w:rsid w:val="005E7091"/>
    <w:rsid w:val="005E7984"/>
    <w:rsid w:val="005E7D87"/>
    <w:rsid w:val="005F0558"/>
    <w:rsid w:val="005F0B66"/>
    <w:rsid w:val="005F188B"/>
    <w:rsid w:val="005F18E9"/>
    <w:rsid w:val="005F232B"/>
    <w:rsid w:val="005F238E"/>
    <w:rsid w:val="005F25B0"/>
    <w:rsid w:val="005F2C55"/>
    <w:rsid w:val="005F3F2B"/>
    <w:rsid w:val="005F50F9"/>
    <w:rsid w:val="005F525E"/>
    <w:rsid w:val="005F54A4"/>
    <w:rsid w:val="005F57CA"/>
    <w:rsid w:val="005F665C"/>
    <w:rsid w:val="005F7057"/>
    <w:rsid w:val="005F7EB3"/>
    <w:rsid w:val="005F7F46"/>
    <w:rsid w:val="00600F2D"/>
    <w:rsid w:val="00601BFC"/>
    <w:rsid w:val="00601BFE"/>
    <w:rsid w:val="006020E9"/>
    <w:rsid w:val="00603570"/>
    <w:rsid w:val="00604614"/>
    <w:rsid w:val="00605202"/>
    <w:rsid w:val="00605C66"/>
    <w:rsid w:val="0060612C"/>
    <w:rsid w:val="006067FF"/>
    <w:rsid w:val="00607152"/>
    <w:rsid w:val="0060762D"/>
    <w:rsid w:val="006101B7"/>
    <w:rsid w:val="006104E0"/>
    <w:rsid w:val="006105C1"/>
    <w:rsid w:val="00610B75"/>
    <w:rsid w:val="006112F9"/>
    <w:rsid w:val="00611509"/>
    <w:rsid w:val="0061180B"/>
    <w:rsid w:val="0061183B"/>
    <w:rsid w:val="006130BD"/>
    <w:rsid w:val="00614280"/>
    <w:rsid w:val="006142A6"/>
    <w:rsid w:val="00614536"/>
    <w:rsid w:val="0061484A"/>
    <w:rsid w:val="0061632D"/>
    <w:rsid w:val="0061708E"/>
    <w:rsid w:val="0061715E"/>
    <w:rsid w:val="00617D9C"/>
    <w:rsid w:val="00620037"/>
    <w:rsid w:val="0062066C"/>
    <w:rsid w:val="0062076C"/>
    <w:rsid w:val="006214BE"/>
    <w:rsid w:val="00623142"/>
    <w:rsid w:val="00623D57"/>
    <w:rsid w:val="00624A29"/>
    <w:rsid w:val="00624E03"/>
    <w:rsid w:val="00624F25"/>
    <w:rsid w:val="00626AE5"/>
    <w:rsid w:val="00630261"/>
    <w:rsid w:val="00630391"/>
    <w:rsid w:val="00630455"/>
    <w:rsid w:val="00630EE5"/>
    <w:rsid w:val="006311BB"/>
    <w:rsid w:val="00632248"/>
    <w:rsid w:val="00632CA7"/>
    <w:rsid w:val="0063429B"/>
    <w:rsid w:val="0063497C"/>
    <w:rsid w:val="006358C8"/>
    <w:rsid w:val="006376E1"/>
    <w:rsid w:val="00637EA4"/>
    <w:rsid w:val="006408A4"/>
    <w:rsid w:val="00641489"/>
    <w:rsid w:val="00642863"/>
    <w:rsid w:val="006429CE"/>
    <w:rsid w:val="00642DA5"/>
    <w:rsid w:val="00643427"/>
    <w:rsid w:val="00646693"/>
    <w:rsid w:val="006469F2"/>
    <w:rsid w:val="00646EE8"/>
    <w:rsid w:val="00647D1A"/>
    <w:rsid w:val="006500CE"/>
    <w:rsid w:val="00650EA1"/>
    <w:rsid w:val="00651238"/>
    <w:rsid w:val="00651975"/>
    <w:rsid w:val="00651985"/>
    <w:rsid w:val="006529C8"/>
    <w:rsid w:val="006549D2"/>
    <w:rsid w:val="00654B9D"/>
    <w:rsid w:val="00660284"/>
    <w:rsid w:val="006610D2"/>
    <w:rsid w:val="00661B8F"/>
    <w:rsid w:val="00661E7C"/>
    <w:rsid w:val="00662518"/>
    <w:rsid w:val="00662D19"/>
    <w:rsid w:val="0066405D"/>
    <w:rsid w:val="00665F74"/>
    <w:rsid w:val="00666FA2"/>
    <w:rsid w:val="00670BBB"/>
    <w:rsid w:val="00671E53"/>
    <w:rsid w:val="00672558"/>
    <w:rsid w:val="00673D7F"/>
    <w:rsid w:val="0067411D"/>
    <w:rsid w:val="00674121"/>
    <w:rsid w:val="006741BD"/>
    <w:rsid w:val="00675640"/>
    <w:rsid w:val="0067701D"/>
    <w:rsid w:val="00677CB9"/>
    <w:rsid w:val="00677EC3"/>
    <w:rsid w:val="006819A2"/>
    <w:rsid w:val="006819B7"/>
    <w:rsid w:val="00682F00"/>
    <w:rsid w:val="0068332B"/>
    <w:rsid w:val="006834EB"/>
    <w:rsid w:val="0068353B"/>
    <w:rsid w:val="00683CE7"/>
    <w:rsid w:val="00683D71"/>
    <w:rsid w:val="00685166"/>
    <w:rsid w:val="00686E24"/>
    <w:rsid w:val="00686F1E"/>
    <w:rsid w:val="00687613"/>
    <w:rsid w:val="006876E0"/>
    <w:rsid w:val="00687EEF"/>
    <w:rsid w:val="00690716"/>
    <w:rsid w:val="00690AC6"/>
    <w:rsid w:val="0069276D"/>
    <w:rsid w:val="00693407"/>
    <w:rsid w:val="00693534"/>
    <w:rsid w:val="006940CD"/>
    <w:rsid w:val="00695A12"/>
    <w:rsid w:val="006973CE"/>
    <w:rsid w:val="0069784C"/>
    <w:rsid w:val="006A079A"/>
    <w:rsid w:val="006A1543"/>
    <w:rsid w:val="006A47E4"/>
    <w:rsid w:val="006A57A8"/>
    <w:rsid w:val="006A59BB"/>
    <w:rsid w:val="006A5A3C"/>
    <w:rsid w:val="006A63CC"/>
    <w:rsid w:val="006A6464"/>
    <w:rsid w:val="006B0689"/>
    <w:rsid w:val="006B0A7C"/>
    <w:rsid w:val="006B125D"/>
    <w:rsid w:val="006B1EBB"/>
    <w:rsid w:val="006B4D8E"/>
    <w:rsid w:val="006B6A83"/>
    <w:rsid w:val="006B74C2"/>
    <w:rsid w:val="006C04F5"/>
    <w:rsid w:val="006C06B4"/>
    <w:rsid w:val="006C12B8"/>
    <w:rsid w:val="006C2718"/>
    <w:rsid w:val="006C2CD1"/>
    <w:rsid w:val="006C3007"/>
    <w:rsid w:val="006C3501"/>
    <w:rsid w:val="006C3EE6"/>
    <w:rsid w:val="006C43DC"/>
    <w:rsid w:val="006C50BD"/>
    <w:rsid w:val="006C61A6"/>
    <w:rsid w:val="006C704E"/>
    <w:rsid w:val="006D1218"/>
    <w:rsid w:val="006D2024"/>
    <w:rsid w:val="006D3C82"/>
    <w:rsid w:val="006D48EA"/>
    <w:rsid w:val="006D4C45"/>
    <w:rsid w:val="006D5805"/>
    <w:rsid w:val="006D6214"/>
    <w:rsid w:val="006E0522"/>
    <w:rsid w:val="006E075C"/>
    <w:rsid w:val="006E2B71"/>
    <w:rsid w:val="006E2CD5"/>
    <w:rsid w:val="006E61E1"/>
    <w:rsid w:val="006E641B"/>
    <w:rsid w:val="006E70A7"/>
    <w:rsid w:val="006E72F9"/>
    <w:rsid w:val="006E7BB7"/>
    <w:rsid w:val="006E7E98"/>
    <w:rsid w:val="006F077D"/>
    <w:rsid w:val="006F08BD"/>
    <w:rsid w:val="006F1629"/>
    <w:rsid w:val="006F2339"/>
    <w:rsid w:val="006F259E"/>
    <w:rsid w:val="006F2BC4"/>
    <w:rsid w:val="006F2C2F"/>
    <w:rsid w:val="006F44DF"/>
    <w:rsid w:val="006F4871"/>
    <w:rsid w:val="006F58B0"/>
    <w:rsid w:val="006F5A30"/>
    <w:rsid w:val="006F6BEE"/>
    <w:rsid w:val="006F6DC7"/>
    <w:rsid w:val="006F73E7"/>
    <w:rsid w:val="00701A06"/>
    <w:rsid w:val="00702083"/>
    <w:rsid w:val="00702A42"/>
    <w:rsid w:val="007037E2"/>
    <w:rsid w:val="00703DA7"/>
    <w:rsid w:val="007051A2"/>
    <w:rsid w:val="007057A9"/>
    <w:rsid w:val="0070688B"/>
    <w:rsid w:val="00706B49"/>
    <w:rsid w:val="007070C6"/>
    <w:rsid w:val="00707A76"/>
    <w:rsid w:val="007112B5"/>
    <w:rsid w:val="00711FB2"/>
    <w:rsid w:val="00713848"/>
    <w:rsid w:val="00713FFF"/>
    <w:rsid w:val="00715474"/>
    <w:rsid w:val="00715530"/>
    <w:rsid w:val="00716054"/>
    <w:rsid w:val="00716E08"/>
    <w:rsid w:val="00716F49"/>
    <w:rsid w:val="007173E4"/>
    <w:rsid w:val="00717A5C"/>
    <w:rsid w:val="00720079"/>
    <w:rsid w:val="007204CD"/>
    <w:rsid w:val="007210ED"/>
    <w:rsid w:val="00721634"/>
    <w:rsid w:val="007222C3"/>
    <w:rsid w:val="0072486E"/>
    <w:rsid w:val="00724A77"/>
    <w:rsid w:val="007267CD"/>
    <w:rsid w:val="00726C57"/>
    <w:rsid w:val="00727198"/>
    <w:rsid w:val="00731A9D"/>
    <w:rsid w:val="007324E4"/>
    <w:rsid w:val="00732A53"/>
    <w:rsid w:val="0073327E"/>
    <w:rsid w:val="0073421B"/>
    <w:rsid w:val="00734CD1"/>
    <w:rsid w:val="00736C9F"/>
    <w:rsid w:val="00736E32"/>
    <w:rsid w:val="0073785E"/>
    <w:rsid w:val="00737B0C"/>
    <w:rsid w:val="00737E50"/>
    <w:rsid w:val="00740C1A"/>
    <w:rsid w:val="00743984"/>
    <w:rsid w:val="00743F16"/>
    <w:rsid w:val="00744CFD"/>
    <w:rsid w:val="00745857"/>
    <w:rsid w:val="007463F7"/>
    <w:rsid w:val="0074682F"/>
    <w:rsid w:val="0075030B"/>
    <w:rsid w:val="00750836"/>
    <w:rsid w:val="0075241B"/>
    <w:rsid w:val="0075290C"/>
    <w:rsid w:val="00753118"/>
    <w:rsid w:val="00753E6D"/>
    <w:rsid w:val="007543A0"/>
    <w:rsid w:val="00754E81"/>
    <w:rsid w:val="007571BF"/>
    <w:rsid w:val="00757F1B"/>
    <w:rsid w:val="00760C59"/>
    <w:rsid w:val="00761E19"/>
    <w:rsid w:val="00762385"/>
    <w:rsid w:val="00763349"/>
    <w:rsid w:val="00763AEE"/>
    <w:rsid w:val="00763E2D"/>
    <w:rsid w:val="00763E89"/>
    <w:rsid w:val="00763F22"/>
    <w:rsid w:val="0076408A"/>
    <w:rsid w:val="00764FC2"/>
    <w:rsid w:val="007658CF"/>
    <w:rsid w:val="00765C5B"/>
    <w:rsid w:val="00765C80"/>
    <w:rsid w:val="0076726C"/>
    <w:rsid w:val="0076738D"/>
    <w:rsid w:val="00770126"/>
    <w:rsid w:val="00770340"/>
    <w:rsid w:val="00770921"/>
    <w:rsid w:val="0077170E"/>
    <w:rsid w:val="007729DF"/>
    <w:rsid w:val="00772BEA"/>
    <w:rsid w:val="00772CD7"/>
    <w:rsid w:val="00773831"/>
    <w:rsid w:val="00774B0F"/>
    <w:rsid w:val="00775835"/>
    <w:rsid w:val="007763F3"/>
    <w:rsid w:val="00776A63"/>
    <w:rsid w:val="00776B3D"/>
    <w:rsid w:val="00776DC4"/>
    <w:rsid w:val="00777056"/>
    <w:rsid w:val="00777943"/>
    <w:rsid w:val="007803F9"/>
    <w:rsid w:val="00780441"/>
    <w:rsid w:val="00781D61"/>
    <w:rsid w:val="007824BA"/>
    <w:rsid w:val="0078461D"/>
    <w:rsid w:val="007846F9"/>
    <w:rsid w:val="00785249"/>
    <w:rsid w:val="007852F1"/>
    <w:rsid w:val="00786958"/>
    <w:rsid w:val="00786B8D"/>
    <w:rsid w:val="00787ECF"/>
    <w:rsid w:val="00787FE4"/>
    <w:rsid w:val="00791021"/>
    <w:rsid w:val="007928D5"/>
    <w:rsid w:val="00793FB4"/>
    <w:rsid w:val="00794618"/>
    <w:rsid w:val="00794EBC"/>
    <w:rsid w:val="00796299"/>
    <w:rsid w:val="00797021"/>
    <w:rsid w:val="0079724F"/>
    <w:rsid w:val="00797D89"/>
    <w:rsid w:val="007A11E4"/>
    <w:rsid w:val="007A249D"/>
    <w:rsid w:val="007A2A79"/>
    <w:rsid w:val="007A2F67"/>
    <w:rsid w:val="007A31D4"/>
    <w:rsid w:val="007A3C4F"/>
    <w:rsid w:val="007A3FD0"/>
    <w:rsid w:val="007A541C"/>
    <w:rsid w:val="007A614A"/>
    <w:rsid w:val="007A6A9C"/>
    <w:rsid w:val="007A73DF"/>
    <w:rsid w:val="007B09BC"/>
    <w:rsid w:val="007B0C46"/>
    <w:rsid w:val="007B2D71"/>
    <w:rsid w:val="007B4E77"/>
    <w:rsid w:val="007B7051"/>
    <w:rsid w:val="007C03C9"/>
    <w:rsid w:val="007C15A0"/>
    <w:rsid w:val="007C1772"/>
    <w:rsid w:val="007C22D3"/>
    <w:rsid w:val="007C2D35"/>
    <w:rsid w:val="007C2D55"/>
    <w:rsid w:val="007C3C2F"/>
    <w:rsid w:val="007C40FE"/>
    <w:rsid w:val="007C465B"/>
    <w:rsid w:val="007C5788"/>
    <w:rsid w:val="007C5FF6"/>
    <w:rsid w:val="007D0559"/>
    <w:rsid w:val="007D07E4"/>
    <w:rsid w:val="007D1189"/>
    <w:rsid w:val="007D1F78"/>
    <w:rsid w:val="007D229E"/>
    <w:rsid w:val="007D2531"/>
    <w:rsid w:val="007D27E6"/>
    <w:rsid w:val="007D2C88"/>
    <w:rsid w:val="007D3F85"/>
    <w:rsid w:val="007D5A92"/>
    <w:rsid w:val="007D60DF"/>
    <w:rsid w:val="007D6427"/>
    <w:rsid w:val="007D6B53"/>
    <w:rsid w:val="007E00E7"/>
    <w:rsid w:val="007E1546"/>
    <w:rsid w:val="007E17AE"/>
    <w:rsid w:val="007E23E9"/>
    <w:rsid w:val="007E46D5"/>
    <w:rsid w:val="007E4A2A"/>
    <w:rsid w:val="007E5088"/>
    <w:rsid w:val="007E5EE2"/>
    <w:rsid w:val="007E75AC"/>
    <w:rsid w:val="007E7D28"/>
    <w:rsid w:val="007E7FB1"/>
    <w:rsid w:val="007F0558"/>
    <w:rsid w:val="007F0BBE"/>
    <w:rsid w:val="007F1A04"/>
    <w:rsid w:val="007F1E5F"/>
    <w:rsid w:val="007F223A"/>
    <w:rsid w:val="007F2FAE"/>
    <w:rsid w:val="007F3834"/>
    <w:rsid w:val="007F53A2"/>
    <w:rsid w:val="007F53CA"/>
    <w:rsid w:val="007F6047"/>
    <w:rsid w:val="007F6426"/>
    <w:rsid w:val="007F71DD"/>
    <w:rsid w:val="0080041B"/>
    <w:rsid w:val="00800589"/>
    <w:rsid w:val="008008D9"/>
    <w:rsid w:val="00802953"/>
    <w:rsid w:val="00802F80"/>
    <w:rsid w:val="00802FCA"/>
    <w:rsid w:val="00803093"/>
    <w:rsid w:val="00805232"/>
    <w:rsid w:val="0080633C"/>
    <w:rsid w:val="00806846"/>
    <w:rsid w:val="008104D6"/>
    <w:rsid w:val="00810C04"/>
    <w:rsid w:val="00811CAF"/>
    <w:rsid w:val="00811D4B"/>
    <w:rsid w:val="008120A3"/>
    <w:rsid w:val="008120FE"/>
    <w:rsid w:val="008126D8"/>
    <w:rsid w:val="00813DAA"/>
    <w:rsid w:val="008144AA"/>
    <w:rsid w:val="00814C18"/>
    <w:rsid w:val="00814D1E"/>
    <w:rsid w:val="00815693"/>
    <w:rsid w:val="00816703"/>
    <w:rsid w:val="00816D7E"/>
    <w:rsid w:val="008177E9"/>
    <w:rsid w:val="00821ACD"/>
    <w:rsid w:val="00821F16"/>
    <w:rsid w:val="00821FFF"/>
    <w:rsid w:val="0082239A"/>
    <w:rsid w:val="00822679"/>
    <w:rsid w:val="008226C4"/>
    <w:rsid w:val="00822940"/>
    <w:rsid w:val="00823009"/>
    <w:rsid w:val="00823E58"/>
    <w:rsid w:val="0082652B"/>
    <w:rsid w:val="0082692B"/>
    <w:rsid w:val="00826B00"/>
    <w:rsid w:val="008277EF"/>
    <w:rsid w:val="008305A9"/>
    <w:rsid w:val="00830629"/>
    <w:rsid w:val="00830E23"/>
    <w:rsid w:val="00831324"/>
    <w:rsid w:val="00832191"/>
    <w:rsid w:val="0083229D"/>
    <w:rsid w:val="00832862"/>
    <w:rsid w:val="00835AE4"/>
    <w:rsid w:val="008367B1"/>
    <w:rsid w:val="00836AE8"/>
    <w:rsid w:val="00836C3F"/>
    <w:rsid w:val="00836F8B"/>
    <w:rsid w:val="00837399"/>
    <w:rsid w:val="00840A2E"/>
    <w:rsid w:val="0084146D"/>
    <w:rsid w:val="008414CC"/>
    <w:rsid w:val="008418D3"/>
    <w:rsid w:val="008426FB"/>
    <w:rsid w:val="0084421D"/>
    <w:rsid w:val="00844437"/>
    <w:rsid w:val="00846D98"/>
    <w:rsid w:val="00847CE8"/>
    <w:rsid w:val="00850907"/>
    <w:rsid w:val="00851749"/>
    <w:rsid w:val="00851DBB"/>
    <w:rsid w:val="00852095"/>
    <w:rsid w:val="00854019"/>
    <w:rsid w:val="008551A1"/>
    <w:rsid w:val="008552DB"/>
    <w:rsid w:val="00857E2F"/>
    <w:rsid w:val="0086031A"/>
    <w:rsid w:val="008603D8"/>
    <w:rsid w:val="00860619"/>
    <w:rsid w:val="0086097C"/>
    <w:rsid w:val="00860EDD"/>
    <w:rsid w:val="008615DF"/>
    <w:rsid w:val="0086187B"/>
    <w:rsid w:val="00861E61"/>
    <w:rsid w:val="008646FE"/>
    <w:rsid w:val="00865B29"/>
    <w:rsid w:val="00866470"/>
    <w:rsid w:val="008668D6"/>
    <w:rsid w:val="00867AEA"/>
    <w:rsid w:val="00867FCF"/>
    <w:rsid w:val="00870898"/>
    <w:rsid w:val="00870A6D"/>
    <w:rsid w:val="008726F2"/>
    <w:rsid w:val="0087294D"/>
    <w:rsid w:val="008733F3"/>
    <w:rsid w:val="00873EAB"/>
    <w:rsid w:val="00874CD6"/>
    <w:rsid w:val="00875101"/>
    <w:rsid w:val="008810F3"/>
    <w:rsid w:val="008815DA"/>
    <w:rsid w:val="0088198C"/>
    <w:rsid w:val="00881E68"/>
    <w:rsid w:val="008820AF"/>
    <w:rsid w:val="00884D56"/>
    <w:rsid w:val="00885949"/>
    <w:rsid w:val="00885994"/>
    <w:rsid w:val="00886107"/>
    <w:rsid w:val="00886F33"/>
    <w:rsid w:val="0088790B"/>
    <w:rsid w:val="008905E3"/>
    <w:rsid w:val="00890AA2"/>
    <w:rsid w:val="00890E35"/>
    <w:rsid w:val="00892CCD"/>
    <w:rsid w:val="00893432"/>
    <w:rsid w:val="00894193"/>
    <w:rsid w:val="008942CB"/>
    <w:rsid w:val="008950CF"/>
    <w:rsid w:val="008961DF"/>
    <w:rsid w:val="00896296"/>
    <w:rsid w:val="00897706"/>
    <w:rsid w:val="00897B71"/>
    <w:rsid w:val="008A01ED"/>
    <w:rsid w:val="008A07CD"/>
    <w:rsid w:val="008A13E4"/>
    <w:rsid w:val="008A2251"/>
    <w:rsid w:val="008A33CA"/>
    <w:rsid w:val="008A579B"/>
    <w:rsid w:val="008A57CC"/>
    <w:rsid w:val="008A7D45"/>
    <w:rsid w:val="008B066A"/>
    <w:rsid w:val="008B235A"/>
    <w:rsid w:val="008B286B"/>
    <w:rsid w:val="008B4716"/>
    <w:rsid w:val="008B50CC"/>
    <w:rsid w:val="008B514A"/>
    <w:rsid w:val="008B6706"/>
    <w:rsid w:val="008B682F"/>
    <w:rsid w:val="008B71D8"/>
    <w:rsid w:val="008B77A2"/>
    <w:rsid w:val="008C014A"/>
    <w:rsid w:val="008C0830"/>
    <w:rsid w:val="008C0F61"/>
    <w:rsid w:val="008C12CE"/>
    <w:rsid w:val="008C151E"/>
    <w:rsid w:val="008C1E54"/>
    <w:rsid w:val="008C2465"/>
    <w:rsid w:val="008C266A"/>
    <w:rsid w:val="008C2951"/>
    <w:rsid w:val="008C2DC5"/>
    <w:rsid w:val="008C2F73"/>
    <w:rsid w:val="008C32FE"/>
    <w:rsid w:val="008C4630"/>
    <w:rsid w:val="008C660B"/>
    <w:rsid w:val="008C66F3"/>
    <w:rsid w:val="008C6B28"/>
    <w:rsid w:val="008C74EC"/>
    <w:rsid w:val="008C79D0"/>
    <w:rsid w:val="008D0DE7"/>
    <w:rsid w:val="008D306F"/>
    <w:rsid w:val="008D4693"/>
    <w:rsid w:val="008D4E26"/>
    <w:rsid w:val="008D764C"/>
    <w:rsid w:val="008E08DA"/>
    <w:rsid w:val="008E0A77"/>
    <w:rsid w:val="008E16FC"/>
    <w:rsid w:val="008E17D7"/>
    <w:rsid w:val="008E1DFA"/>
    <w:rsid w:val="008E2E81"/>
    <w:rsid w:val="008E4FD5"/>
    <w:rsid w:val="008E5BD6"/>
    <w:rsid w:val="008E755D"/>
    <w:rsid w:val="008E7871"/>
    <w:rsid w:val="008E7A88"/>
    <w:rsid w:val="008E7D5C"/>
    <w:rsid w:val="008F0AEC"/>
    <w:rsid w:val="008F1408"/>
    <w:rsid w:val="008F17D1"/>
    <w:rsid w:val="008F1AE1"/>
    <w:rsid w:val="008F34C9"/>
    <w:rsid w:val="008F3951"/>
    <w:rsid w:val="008F4032"/>
    <w:rsid w:val="008F649C"/>
    <w:rsid w:val="008F6610"/>
    <w:rsid w:val="008F6B19"/>
    <w:rsid w:val="008F71AC"/>
    <w:rsid w:val="008F744B"/>
    <w:rsid w:val="008F7883"/>
    <w:rsid w:val="008F79A6"/>
    <w:rsid w:val="00900CC7"/>
    <w:rsid w:val="00901194"/>
    <w:rsid w:val="0090139B"/>
    <w:rsid w:val="009013B6"/>
    <w:rsid w:val="00901719"/>
    <w:rsid w:val="00902011"/>
    <w:rsid w:val="009021B8"/>
    <w:rsid w:val="00904B38"/>
    <w:rsid w:val="0090551C"/>
    <w:rsid w:val="00905973"/>
    <w:rsid w:val="0090598C"/>
    <w:rsid w:val="00905BCB"/>
    <w:rsid w:val="00905F1F"/>
    <w:rsid w:val="00906219"/>
    <w:rsid w:val="0091018C"/>
    <w:rsid w:val="009101A1"/>
    <w:rsid w:val="00910397"/>
    <w:rsid w:val="009113D8"/>
    <w:rsid w:val="00913046"/>
    <w:rsid w:val="00913E68"/>
    <w:rsid w:val="00914527"/>
    <w:rsid w:val="00914758"/>
    <w:rsid w:val="009149AA"/>
    <w:rsid w:val="00915793"/>
    <w:rsid w:val="00915C8E"/>
    <w:rsid w:val="009173BE"/>
    <w:rsid w:val="0091742C"/>
    <w:rsid w:val="0092032D"/>
    <w:rsid w:val="0092139E"/>
    <w:rsid w:val="00921A63"/>
    <w:rsid w:val="00922400"/>
    <w:rsid w:val="0092458A"/>
    <w:rsid w:val="0092477E"/>
    <w:rsid w:val="00926C05"/>
    <w:rsid w:val="0093012F"/>
    <w:rsid w:val="00930CF4"/>
    <w:rsid w:val="00931D40"/>
    <w:rsid w:val="009320A3"/>
    <w:rsid w:val="00932C60"/>
    <w:rsid w:val="00932EBC"/>
    <w:rsid w:val="00933119"/>
    <w:rsid w:val="00933533"/>
    <w:rsid w:val="009336F4"/>
    <w:rsid w:val="00933C9A"/>
    <w:rsid w:val="00935802"/>
    <w:rsid w:val="0093617C"/>
    <w:rsid w:val="009364F2"/>
    <w:rsid w:val="00936521"/>
    <w:rsid w:val="009400BA"/>
    <w:rsid w:val="00940E61"/>
    <w:rsid w:val="009416C3"/>
    <w:rsid w:val="00941EF9"/>
    <w:rsid w:val="0094240E"/>
    <w:rsid w:val="00943C47"/>
    <w:rsid w:val="00943D9E"/>
    <w:rsid w:val="009444E3"/>
    <w:rsid w:val="00945C2E"/>
    <w:rsid w:val="00945F6E"/>
    <w:rsid w:val="00946474"/>
    <w:rsid w:val="009465FE"/>
    <w:rsid w:val="00946998"/>
    <w:rsid w:val="00946A0F"/>
    <w:rsid w:val="00946C19"/>
    <w:rsid w:val="00946C92"/>
    <w:rsid w:val="00950EA6"/>
    <w:rsid w:val="00951278"/>
    <w:rsid w:val="00951796"/>
    <w:rsid w:val="00951D65"/>
    <w:rsid w:val="00951DE1"/>
    <w:rsid w:val="00951E1A"/>
    <w:rsid w:val="009528D7"/>
    <w:rsid w:val="009537A3"/>
    <w:rsid w:val="009546B0"/>
    <w:rsid w:val="00955BB9"/>
    <w:rsid w:val="00956919"/>
    <w:rsid w:val="00956E00"/>
    <w:rsid w:val="009618E4"/>
    <w:rsid w:val="00961B9B"/>
    <w:rsid w:val="009646EF"/>
    <w:rsid w:val="00964FC2"/>
    <w:rsid w:val="00965017"/>
    <w:rsid w:val="0096558B"/>
    <w:rsid w:val="00965869"/>
    <w:rsid w:val="00965D24"/>
    <w:rsid w:val="0096612B"/>
    <w:rsid w:val="00967802"/>
    <w:rsid w:val="00967CE1"/>
    <w:rsid w:val="00970D73"/>
    <w:rsid w:val="00971606"/>
    <w:rsid w:val="009733D9"/>
    <w:rsid w:val="00973415"/>
    <w:rsid w:val="009740DE"/>
    <w:rsid w:val="00975D6A"/>
    <w:rsid w:val="009766C5"/>
    <w:rsid w:val="00976965"/>
    <w:rsid w:val="00976A0F"/>
    <w:rsid w:val="00976FDA"/>
    <w:rsid w:val="0097713A"/>
    <w:rsid w:val="0097763D"/>
    <w:rsid w:val="00977889"/>
    <w:rsid w:val="0098003A"/>
    <w:rsid w:val="00981519"/>
    <w:rsid w:val="0098276C"/>
    <w:rsid w:val="009832CD"/>
    <w:rsid w:val="0098423B"/>
    <w:rsid w:val="009847D1"/>
    <w:rsid w:val="00986E1B"/>
    <w:rsid w:val="00987A6A"/>
    <w:rsid w:val="009907CD"/>
    <w:rsid w:val="00990E15"/>
    <w:rsid w:val="00992BE2"/>
    <w:rsid w:val="00992DA4"/>
    <w:rsid w:val="0099312C"/>
    <w:rsid w:val="00995327"/>
    <w:rsid w:val="00997B58"/>
    <w:rsid w:val="009A0AFE"/>
    <w:rsid w:val="009A19C0"/>
    <w:rsid w:val="009A1E83"/>
    <w:rsid w:val="009A1EC1"/>
    <w:rsid w:val="009A2C28"/>
    <w:rsid w:val="009A30FE"/>
    <w:rsid w:val="009A3219"/>
    <w:rsid w:val="009A45BB"/>
    <w:rsid w:val="009A45BD"/>
    <w:rsid w:val="009A4E42"/>
    <w:rsid w:val="009B02F5"/>
    <w:rsid w:val="009B084A"/>
    <w:rsid w:val="009B29A1"/>
    <w:rsid w:val="009B2EE8"/>
    <w:rsid w:val="009B2F62"/>
    <w:rsid w:val="009B3273"/>
    <w:rsid w:val="009B3560"/>
    <w:rsid w:val="009B3A36"/>
    <w:rsid w:val="009B3C18"/>
    <w:rsid w:val="009B4A6C"/>
    <w:rsid w:val="009B5176"/>
    <w:rsid w:val="009B51C9"/>
    <w:rsid w:val="009B5375"/>
    <w:rsid w:val="009B5AF1"/>
    <w:rsid w:val="009C10FC"/>
    <w:rsid w:val="009C112D"/>
    <w:rsid w:val="009C1DB6"/>
    <w:rsid w:val="009C28BA"/>
    <w:rsid w:val="009C318F"/>
    <w:rsid w:val="009C32ED"/>
    <w:rsid w:val="009C35B4"/>
    <w:rsid w:val="009C3650"/>
    <w:rsid w:val="009C4F15"/>
    <w:rsid w:val="009C5035"/>
    <w:rsid w:val="009C5EBD"/>
    <w:rsid w:val="009C632B"/>
    <w:rsid w:val="009C7EF5"/>
    <w:rsid w:val="009D113F"/>
    <w:rsid w:val="009D46ED"/>
    <w:rsid w:val="009D4913"/>
    <w:rsid w:val="009D6317"/>
    <w:rsid w:val="009D637C"/>
    <w:rsid w:val="009D693A"/>
    <w:rsid w:val="009D6CE7"/>
    <w:rsid w:val="009D6F6C"/>
    <w:rsid w:val="009D7887"/>
    <w:rsid w:val="009D7F24"/>
    <w:rsid w:val="009E0E27"/>
    <w:rsid w:val="009E2FEF"/>
    <w:rsid w:val="009E3A5E"/>
    <w:rsid w:val="009E3DC5"/>
    <w:rsid w:val="009E4144"/>
    <w:rsid w:val="009E44B8"/>
    <w:rsid w:val="009E5930"/>
    <w:rsid w:val="009E5F8B"/>
    <w:rsid w:val="009E63A1"/>
    <w:rsid w:val="009E65A3"/>
    <w:rsid w:val="009E79BB"/>
    <w:rsid w:val="009E7A0F"/>
    <w:rsid w:val="009E7A7F"/>
    <w:rsid w:val="009F0E55"/>
    <w:rsid w:val="009F152E"/>
    <w:rsid w:val="009F33A9"/>
    <w:rsid w:val="009F3B37"/>
    <w:rsid w:val="009F3EC1"/>
    <w:rsid w:val="009F4103"/>
    <w:rsid w:val="009F7091"/>
    <w:rsid w:val="00A008C8"/>
    <w:rsid w:val="00A009C0"/>
    <w:rsid w:val="00A013BC"/>
    <w:rsid w:val="00A02F33"/>
    <w:rsid w:val="00A03387"/>
    <w:rsid w:val="00A03BEF"/>
    <w:rsid w:val="00A0524E"/>
    <w:rsid w:val="00A05DA3"/>
    <w:rsid w:val="00A0677E"/>
    <w:rsid w:val="00A070E6"/>
    <w:rsid w:val="00A07103"/>
    <w:rsid w:val="00A07124"/>
    <w:rsid w:val="00A07812"/>
    <w:rsid w:val="00A07A68"/>
    <w:rsid w:val="00A07A73"/>
    <w:rsid w:val="00A07AE4"/>
    <w:rsid w:val="00A07EC9"/>
    <w:rsid w:val="00A10D1E"/>
    <w:rsid w:val="00A114AF"/>
    <w:rsid w:val="00A114F7"/>
    <w:rsid w:val="00A11656"/>
    <w:rsid w:val="00A12085"/>
    <w:rsid w:val="00A12945"/>
    <w:rsid w:val="00A13B65"/>
    <w:rsid w:val="00A13FA4"/>
    <w:rsid w:val="00A15C9B"/>
    <w:rsid w:val="00A17FAB"/>
    <w:rsid w:val="00A20159"/>
    <w:rsid w:val="00A201E1"/>
    <w:rsid w:val="00A22015"/>
    <w:rsid w:val="00A22432"/>
    <w:rsid w:val="00A22FB9"/>
    <w:rsid w:val="00A230FC"/>
    <w:rsid w:val="00A236C3"/>
    <w:rsid w:val="00A250BB"/>
    <w:rsid w:val="00A2515D"/>
    <w:rsid w:val="00A251D8"/>
    <w:rsid w:val="00A261CB"/>
    <w:rsid w:val="00A26709"/>
    <w:rsid w:val="00A27FCB"/>
    <w:rsid w:val="00A30355"/>
    <w:rsid w:val="00A304A7"/>
    <w:rsid w:val="00A31611"/>
    <w:rsid w:val="00A3294B"/>
    <w:rsid w:val="00A33A08"/>
    <w:rsid w:val="00A33E4E"/>
    <w:rsid w:val="00A3445E"/>
    <w:rsid w:val="00A345F6"/>
    <w:rsid w:val="00A34C81"/>
    <w:rsid w:val="00A35072"/>
    <w:rsid w:val="00A35213"/>
    <w:rsid w:val="00A355D3"/>
    <w:rsid w:val="00A35763"/>
    <w:rsid w:val="00A35B84"/>
    <w:rsid w:val="00A35BB3"/>
    <w:rsid w:val="00A35EDB"/>
    <w:rsid w:val="00A366F4"/>
    <w:rsid w:val="00A36A3C"/>
    <w:rsid w:val="00A40128"/>
    <w:rsid w:val="00A406CE"/>
    <w:rsid w:val="00A415DD"/>
    <w:rsid w:val="00A41E47"/>
    <w:rsid w:val="00A42B28"/>
    <w:rsid w:val="00A4362C"/>
    <w:rsid w:val="00A4598F"/>
    <w:rsid w:val="00A462E8"/>
    <w:rsid w:val="00A465C1"/>
    <w:rsid w:val="00A479B3"/>
    <w:rsid w:val="00A47A26"/>
    <w:rsid w:val="00A47DE1"/>
    <w:rsid w:val="00A50040"/>
    <w:rsid w:val="00A53FC4"/>
    <w:rsid w:val="00A544AD"/>
    <w:rsid w:val="00A55102"/>
    <w:rsid w:val="00A5518F"/>
    <w:rsid w:val="00A55464"/>
    <w:rsid w:val="00A55B92"/>
    <w:rsid w:val="00A55CB4"/>
    <w:rsid w:val="00A56694"/>
    <w:rsid w:val="00A570F1"/>
    <w:rsid w:val="00A57604"/>
    <w:rsid w:val="00A57AD5"/>
    <w:rsid w:val="00A609D8"/>
    <w:rsid w:val="00A61302"/>
    <w:rsid w:val="00A62750"/>
    <w:rsid w:val="00A629E6"/>
    <w:rsid w:val="00A64843"/>
    <w:rsid w:val="00A64A5B"/>
    <w:rsid w:val="00A65072"/>
    <w:rsid w:val="00A650F3"/>
    <w:rsid w:val="00A65C70"/>
    <w:rsid w:val="00A6686A"/>
    <w:rsid w:val="00A67140"/>
    <w:rsid w:val="00A705E3"/>
    <w:rsid w:val="00A70F7B"/>
    <w:rsid w:val="00A71044"/>
    <w:rsid w:val="00A719D8"/>
    <w:rsid w:val="00A71F8E"/>
    <w:rsid w:val="00A729C0"/>
    <w:rsid w:val="00A73312"/>
    <w:rsid w:val="00A74481"/>
    <w:rsid w:val="00A7459C"/>
    <w:rsid w:val="00A74B06"/>
    <w:rsid w:val="00A75390"/>
    <w:rsid w:val="00A75734"/>
    <w:rsid w:val="00A762F1"/>
    <w:rsid w:val="00A76409"/>
    <w:rsid w:val="00A76A43"/>
    <w:rsid w:val="00A777EC"/>
    <w:rsid w:val="00A77F53"/>
    <w:rsid w:val="00A814FC"/>
    <w:rsid w:val="00A8182B"/>
    <w:rsid w:val="00A8221A"/>
    <w:rsid w:val="00A826FC"/>
    <w:rsid w:val="00A828A8"/>
    <w:rsid w:val="00A82C54"/>
    <w:rsid w:val="00A83875"/>
    <w:rsid w:val="00A83AFA"/>
    <w:rsid w:val="00A83EBF"/>
    <w:rsid w:val="00A84C16"/>
    <w:rsid w:val="00A84F73"/>
    <w:rsid w:val="00A8524C"/>
    <w:rsid w:val="00A8537B"/>
    <w:rsid w:val="00A86CCF"/>
    <w:rsid w:val="00A90B84"/>
    <w:rsid w:val="00A9127E"/>
    <w:rsid w:val="00A92E4B"/>
    <w:rsid w:val="00A9330F"/>
    <w:rsid w:val="00A939B4"/>
    <w:rsid w:val="00A942C6"/>
    <w:rsid w:val="00A94BCD"/>
    <w:rsid w:val="00A94F25"/>
    <w:rsid w:val="00A95106"/>
    <w:rsid w:val="00A95903"/>
    <w:rsid w:val="00A95DAF"/>
    <w:rsid w:val="00A97086"/>
    <w:rsid w:val="00A97569"/>
    <w:rsid w:val="00A97F0C"/>
    <w:rsid w:val="00AA0B5F"/>
    <w:rsid w:val="00AA0FEE"/>
    <w:rsid w:val="00AA14C3"/>
    <w:rsid w:val="00AA371A"/>
    <w:rsid w:val="00AA3B10"/>
    <w:rsid w:val="00AA4E6A"/>
    <w:rsid w:val="00AA61C7"/>
    <w:rsid w:val="00AA6F90"/>
    <w:rsid w:val="00AB04CE"/>
    <w:rsid w:val="00AB04E0"/>
    <w:rsid w:val="00AB0693"/>
    <w:rsid w:val="00AB1C1A"/>
    <w:rsid w:val="00AB31B7"/>
    <w:rsid w:val="00AB34C5"/>
    <w:rsid w:val="00AB3B3C"/>
    <w:rsid w:val="00AB4613"/>
    <w:rsid w:val="00AB4D9A"/>
    <w:rsid w:val="00AB57B5"/>
    <w:rsid w:val="00AB58AB"/>
    <w:rsid w:val="00AB6EFD"/>
    <w:rsid w:val="00AB71D9"/>
    <w:rsid w:val="00AB7FD7"/>
    <w:rsid w:val="00AC05EA"/>
    <w:rsid w:val="00AC1503"/>
    <w:rsid w:val="00AC2969"/>
    <w:rsid w:val="00AC343C"/>
    <w:rsid w:val="00AC3802"/>
    <w:rsid w:val="00AC39FA"/>
    <w:rsid w:val="00AC3FBE"/>
    <w:rsid w:val="00AC4021"/>
    <w:rsid w:val="00AC4B19"/>
    <w:rsid w:val="00AC4F96"/>
    <w:rsid w:val="00AC57BA"/>
    <w:rsid w:val="00AC5E18"/>
    <w:rsid w:val="00AC631F"/>
    <w:rsid w:val="00AC7F42"/>
    <w:rsid w:val="00AD002A"/>
    <w:rsid w:val="00AD0C9A"/>
    <w:rsid w:val="00AD1181"/>
    <w:rsid w:val="00AD1B55"/>
    <w:rsid w:val="00AD1E9F"/>
    <w:rsid w:val="00AD2C9F"/>
    <w:rsid w:val="00AD32BD"/>
    <w:rsid w:val="00AD338E"/>
    <w:rsid w:val="00AD3592"/>
    <w:rsid w:val="00AD4219"/>
    <w:rsid w:val="00AD4A5A"/>
    <w:rsid w:val="00AD4E54"/>
    <w:rsid w:val="00AD5051"/>
    <w:rsid w:val="00AD5D19"/>
    <w:rsid w:val="00AD5DC1"/>
    <w:rsid w:val="00AD5E1D"/>
    <w:rsid w:val="00AD63CC"/>
    <w:rsid w:val="00AE0024"/>
    <w:rsid w:val="00AE1570"/>
    <w:rsid w:val="00AE2A4F"/>
    <w:rsid w:val="00AE2C39"/>
    <w:rsid w:val="00AE2FEA"/>
    <w:rsid w:val="00AE389D"/>
    <w:rsid w:val="00AE3B7D"/>
    <w:rsid w:val="00AE4ABB"/>
    <w:rsid w:val="00AE5962"/>
    <w:rsid w:val="00AE5FB6"/>
    <w:rsid w:val="00AE64C4"/>
    <w:rsid w:val="00AE672E"/>
    <w:rsid w:val="00AE6B14"/>
    <w:rsid w:val="00AE6F16"/>
    <w:rsid w:val="00AF1068"/>
    <w:rsid w:val="00AF187D"/>
    <w:rsid w:val="00AF24AA"/>
    <w:rsid w:val="00AF28F0"/>
    <w:rsid w:val="00AF2C18"/>
    <w:rsid w:val="00AF2CA4"/>
    <w:rsid w:val="00AF30F3"/>
    <w:rsid w:val="00AF3718"/>
    <w:rsid w:val="00AF41B3"/>
    <w:rsid w:val="00AF435D"/>
    <w:rsid w:val="00AF43D9"/>
    <w:rsid w:val="00AF47F9"/>
    <w:rsid w:val="00AF62EE"/>
    <w:rsid w:val="00AF6914"/>
    <w:rsid w:val="00AF7017"/>
    <w:rsid w:val="00AF768F"/>
    <w:rsid w:val="00AF7E0B"/>
    <w:rsid w:val="00AF7E84"/>
    <w:rsid w:val="00B001B2"/>
    <w:rsid w:val="00B00784"/>
    <w:rsid w:val="00B0093A"/>
    <w:rsid w:val="00B02DD8"/>
    <w:rsid w:val="00B03B5D"/>
    <w:rsid w:val="00B0421C"/>
    <w:rsid w:val="00B04528"/>
    <w:rsid w:val="00B048DB"/>
    <w:rsid w:val="00B0532F"/>
    <w:rsid w:val="00B05376"/>
    <w:rsid w:val="00B06A6F"/>
    <w:rsid w:val="00B0707F"/>
    <w:rsid w:val="00B076A3"/>
    <w:rsid w:val="00B079FC"/>
    <w:rsid w:val="00B11C04"/>
    <w:rsid w:val="00B11E56"/>
    <w:rsid w:val="00B12107"/>
    <w:rsid w:val="00B12855"/>
    <w:rsid w:val="00B1291D"/>
    <w:rsid w:val="00B12A0E"/>
    <w:rsid w:val="00B12DF6"/>
    <w:rsid w:val="00B13601"/>
    <w:rsid w:val="00B136DF"/>
    <w:rsid w:val="00B13825"/>
    <w:rsid w:val="00B13FE2"/>
    <w:rsid w:val="00B153B2"/>
    <w:rsid w:val="00B1573F"/>
    <w:rsid w:val="00B15EE4"/>
    <w:rsid w:val="00B17A05"/>
    <w:rsid w:val="00B20288"/>
    <w:rsid w:val="00B21B2F"/>
    <w:rsid w:val="00B21B99"/>
    <w:rsid w:val="00B2253B"/>
    <w:rsid w:val="00B22AB4"/>
    <w:rsid w:val="00B2462C"/>
    <w:rsid w:val="00B24861"/>
    <w:rsid w:val="00B24A69"/>
    <w:rsid w:val="00B24D70"/>
    <w:rsid w:val="00B25AC3"/>
    <w:rsid w:val="00B25B52"/>
    <w:rsid w:val="00B262BE"/>
    <w:rsid w:val="00B271D6"/>
    <w:rsid w:val="00B27B59"/>
    <w:rsid w:val="00B30B85"/>
    <w:rsid w:val="00B312E9"/>
    <w:rsid w:val="00B31BC2"/>
    <w:rsid w:val="00B3223B"/>
    <w:rsid w:val="00B32C51"/>
    <w:rsid w:val="00B33741"/>
    <w:rsid w:val="00B34537"/>
    <w:rsid w:val="00B35734"/>
    <w:rsid w:val="00B359C6"/>
    <w:rsid w:val="00B363F9"/>
    <w:rsid w:val="00B364D0"/>
    <w:rsid w:val="00B36861"/>
    <w:rsid w:val="00B36997"/>
    <w:rsid w:val="00B379DE"/>
    <w:rsid w:val="00B37A21"/>
    <w:rsid w:val="00B40955"/>
    <w:rsid w:val="00B41866"/>
    <w:rsid w:val="00B437C4"/>
    <w:rsid w:val="00B43B61"/>
    <w:rsid w:val="00B44B08"/>
    <w:rsid w:val="00B4563F"/>
    <w:rsid w:val="00B46EA1"/>
    <w:rsid w:val="00B501BD"/>
    <w:rsid w:val="00B5248B"/>
    <w:rsid w:val="00B5312A"/>
    <w:rsid w:val="00B536DC"/>
    <w:rsid w:val="00B54774"/>
    <w:rsid w:val="00B55744"/>
    <w:rsid w:val="00B55A0B"/>
    <w:rsid w:val="00B55C53"/>
    <w:rsid w:val="00B55C9F"/>
    <w:rsid w:val="00B56263"/>
    <w:rsid w:val="00B562AF"/>
    <w:rsid w:val="00B56444"/>
    <w:rsid w:val="00B56BD5"/>
    <w:rsid w:val="00B60BFD"/>
    <w:rsid w:val="00B60CA4"/>
    <w:rsid w:val="00B61341"/>
    <w:rsid w:val="00B62FDB"/>
    <w:rsid w:val="00B6317F"/>
    <w:rsid w:val="00B63E64"/>
    <w:rsid w:val="00B64590"/>
    <w:rsid w:val="00B64EE4"/>
    <w:rsid w:val="00B65447"/>
    <w:rsid w:val="00B66946"/>
    <w:rsid w:val="00B66BBA"/>
    <w:rsid w:val="00B702F2"/>
    <w:rsid w:val="00B70E84"/>
    <w:rsid w:val="00B720F2"/>
    <w:rsid w:val="00B727A2"/>
    <w:rsid w:val="00B738C8"/>
    <w:rsid w:val="00B7749F"/>
    <w:rsid w:val="00B778CA"/>
    <w:rsid w:val="00B77D79"/>
    <w:rsid w:val="00B81144"/>
    <w:rsid w:val="00B815E3"/>
    <w:rsid w:val="00B83438"/>
    <w:rsid w:val="00B83F81"/>
    <w:rsid w:val="00B8616A"/>
    <w:rsid w:val="00B86AE4"/>
    <w:rsid w:val="00B903CA"/>
    <w:rsid w:val="00B92018"/>
    <w:rsid w:val="00B92514"/>
    <w:rsid w:val="00B9316C"/>
    <w:rsid w:val="00B93EDD"/>
    <w:rsid w:val="00B93F50"/>
    <w:rsid w:val="00B94F0D"/>
    <w:rsid w:val="00B96194"/>
    <w:rsid w:val="00B9658E"/>
    <w:rsid w:val="00B97268"/>
    <w:rsid w:val="00B976B3"/>
    <w:rsid w:val="00B97852"/>
    <w:rsid w:val="00BA0204"/>
    <w:rsid w:val="00BA046A"/>
    <w:rsid w:val="00BA04CE"/>
    <w:rsid w:val="00BA0CC3"/>
    <w:rsid w:val="00BA0F49"/>
    <w:rsid w:val="00BA1484"/>
    <w:rsid w:val="00BA15BC"/>
    <w:rsid w:val="00BA18CC"/>
    <w:rsid w:val="00BA200C"/>
    <w:rsid w:val="00BA2285"/>
    <w:rsid w:val="00BA3FE8"/>
    <w:rsid w:val="00BA4479"/>
    <w:rsid w:val="00BA48C7"/>
    <w:rsid w:val="00BA5C2C"/>
    <w:rsid w:val="00BA71A1"/>
    <w:rsid w:val="00BB0C0F"/>
    <w:rsid w:val="00BB0C69"/>
    <w:rsid w:val="00BB0E5E"/>
    <w:rsid w:val="00BB0F8E"/>
    <w:rsid w:val="00BB14F1"/>
    <w:rsid w:val="00BB1D7F"/>
    <w:rsid w:val="00BB23F2"/>
    <w:rsid w:val="00BB2E6A"/>
    <w:rsid w:val="00BB3D96"/>
    <w:rsid w:val="00BB4389"/>
    <w:rsid w:val="00BB449F"/>
    <w:rsid w:val="00BB4625"/>
    <w:rsid w:val="00BB562E"/>
    <w:rsid w:val="00BB57EA"/>
    <w:rsid w:val="00BB6BA8"/>
    <w:rsid w:val="00BC1080"/>
    <w:rsid w:val="00BC121E"/>
    <w:rsid w:val="00BC14C1"/>
    <w:rsid w:val="00BC4DB1"/>
    <w:rsid w:val="00BC574C"/>
    <w:rsid w:val="00BC5E5C"/>
    <w:rsid w:val="00BC6094"/>
    <w:rsid w:val="00BD1455"/>
    <w:rsid w:val="00BD1B95"/>
    <w:rsid w:val="00BD2A12"/>
    <w:rsid w:val="00BD34C4"/>
    <w:rsid w:val="00BD3EEA"/>
    <w:rsid w:val="00BD4B60"/>
    <w:rsid w:val="00BD5A73"/>
    <w:rsid w:val="00BD7420"/>
    <w:rsid w:val="00BD78B7"/>
    <w:rsid w:val="00BD7B9C"/>
    <w:rsid w:val="00BD7BD2"/>
    <w:rsid w:val="00BE1097"/>
    <w:rsid w:val="00BE2790"/>
    <w:rsid w:val="00BE2F8A"/>
    <w:rsid w:val="00BE3409"/>
    <w:rsid w:val="00BE3695"/>
    <w:rsid w:val="00BE5F3E"/>
    <w:rsid w:val="00BE6AD2"/>
    <w:rsid w:val="00BF05B8"/>
    <w:rsid w:val="00BF1CED"/>
    <w:rsid w:val="00BF2157"/>
    <w:rsid w:val="00BF3C85"/>
    <w:rsid w:val="00BF4543"/>
    <w:rsid w:val="00BF46DF"/>
    <w:rsid w:val="00BF47FB"/>
    <w:rsid w:val="00BF4E14"/>
    <w:rsid w:val="00BF4EA2"/>
    <w:rsid w:val="00BF65DE"/>
    <w:rsid w:val="00BF73CB"/>
    <w:rsid w:val="00C007E1"/>
    <w:rsid w:val="00C00891"/>
    <w:rsid w:val="00C018CF"/>
    <w:rsid w:val="00C01CA9"/>
    <w:rsid w:val="00C02ADE"/>
    <w:rsid w:val="00C033DC"/>
    <w:rsid w:val="00C035E9"/>
    <w:rsid w:val="00C038BF"/>
    <w:rsid w:val="00C06202"/>
    <w:rsid w:val="00C07089"/>
    <w:rsid w:val="00C11AC6"/>
    <w:rsid w:val="00C13E18"/>
    <w:rsid w:val="00C144D3"/>
    <w:rsid w:val="00C14B48"/>
    <w:rsid w:val="00C15B71"/>
    <w:rsid w:val="00C16598"/>
    <w:rsid w:val="00C201DB"/>
    <w:rsid w:val="00C20B55"/>
    <w:rsid w:val="00C211F2"/>
    <w:rsid w:val="00C2311B"/>
    <w:rsid w:val="00C23FEE"/>
    <w:rsid w:val="00C25247"/>
    <w:rsid w:val="00C26110"/>
    <w:rsid w:val="00C27F66"/>
    <w:rsid w:val="00C30DAE"/>
    <w:rsid w:val="00C3128A"/>
    <w:rsid w:val="00C3252C"/>
    <w:rsid w:val="00C32BE2"/>
    <w:rsid w:val="00C3316B"/>
    <w:rsid w:val="00C33DCC"/>
    <w:rsid w:val="00C35464"/>
    <w:rsid w:val="00C35EA4"/>
    <w:rsid w:val="00C371D6"/>
    <w:rsid w:val="00C37438"/>
    <w:rsid w:val="00C40337"/>
    <w:rsid w:val="00C40835"/>
    <w:rsid w:val="00C40C62"/>
    <w:rsid w:val="00C41DA4"/>
    <w:rsid w:val="00C41DED"/>
    <w:rsid w:val="00C42187"/>
    <w:rsid w:val="00C434B9"/>
    <w:rsid w:val="00C436E5"/>
    <w:rsid w:val="00C441ED"/>
    <w:rsid w:val="00C44920"/>
    <w:rsid w:val="00C45993"/>
    <w:rsid w:val="00C45D82"/>
    <w:rsid w:val="00C50AF5"/>
    <w:rsid w:val="00C50FE9"/>
    <w:rsid w:val="00C51813"/>
    <w:rsid w:val="00C5307D"/>
    <w:rsid w:val="00C5367E"/>
    <w:rsid w:val="00C539DF"/>
    <w:rsid w:val="00C542C5"/>
    <w:rsid w:val="00C542DB"/>
    <w:rsid w:val="00C555C3"/>
    <w:rsid w:val="00C56EA4"/>
    <w:rsid w:val="00C57755"/>
    <w:rsid w:val="00C579EB"/>
    <w:rsid w:val="00C605A8"/>
    <w:rsid w:val="00C605EB"/>
    <w:rsid w:val="00C60CEF"/>
    <w:rsid w:val="00C61955"/>
    <w:rsid w:val="00C61DF2"/>
    <w:rsid w:val="00C61FA0"/>
    <w:rsid w:val="00C63365"/>
    <w:rsid w:val="00C64AC8"/>
    <w:rsid w:val="00C66569"/>
    <w:rsid w:val="00C67A2B"/>
    <w:rsid w:val="00C67F1C"/>
    <w:rsid w:val="00C702A9"/>
    <w:rsid w:val="00C702D7"/>
    <w:rsid w:val="00C70B72"/>
    <w:rsid w:val="00C716A7"/>
    <w:rsid w:val="00C7207E"/>
    <w:rsid w:val="00C729A7"/>
    <w:rsid w:val="00C7422A"/>
    <w:rsid w:val="00C749E8"/>
    <w:rsid w:val="00C75076"/>
    <w:rsid w:val="00C7660B"/>
    <w:rsid w:val="00C801C7"/>
    <w:rsid w:val="00C80B5A"/>
    <w:rsid w:val="00C82936"/>
    <w:rsid w:val="00C83937"/>
    <w:rsid w:val="00C83BA6"/>
    <w:rsid w:val="00C83FC2"/>
    <w:rsid w:val="00C848C0"/>
    <w:rsid w:val="00C84968"/>
    <w:rsid w:val="00C84BA8"/>
    <w:rsid w:val="00C85651"/>
    <w:rsid w:val="00C87CDB"/>
    <w:rsid w:val="00C90566"/>
    <w:rsid w:val="00C9077F"/>
    <w:rsid w:val="00C94137"/>
    <w:rsid w:val="00C951E1"/>
    <w:rsid w:val="00C95405"/>
    <w:rsid w:val="00C9574C"/>
    <w:rsid w:val="00C95CBA"/>
    <w:rsid w:val="00C95D99"/>
    <w:rsid w:val="00C96776"/>
    <w:rsid w:val="00C96916"/>
    <w:rsid w:val="00C976CB"/>
    <w:rsid w:val="00C97ADA"/>
    <w:rsid w:val="00CA043F"/>
    <w:rsid w:val="00CA1D94"/>
    <w:rsid w:val="00CA291F"/>
    <w:rsid w:val="00CA3522"/>
    <w:rsid w:val="00CA3A4C"/>
    <w:rsid w:val="00CA4268"/>
    <w:rsid w:val="00CA433E"/>
    <w:rsid w:val="00CA44F3"/>
    <w:rsid w:val="00CA5B91"/>
    <w:rsid w:val="00CA6019"/>
    <w:rsid w:val="00CA704D"/>
    <w:rsid w:val="00CA7F11"/>
    <w:rsid w:val="00CB0DE5"/>
    <w:rsid w:val="00CB1A57"/>
    <w:rsid w:val="00CB2569"/>
    <w:rsid w:val="00CB2727"/>
    <w:rsid w:val="00CB5544"/>
    <w:rsid w:val="00CB6821"/>
    <w:rsid w:val="00CB7070"/>
    <w:rsid w:val="00CB7A49"/>
    <w:rsid w:val="00CC30B2"/>
    <w:rsid w:val="00CC4FA6"/>
    <w:rsid w:val="00CC51A2"/>
    <w:rsid w:val="00CC524C"/>
    <w:rsid w:val="00CC5BE3"/>
    <w:rsid w:val="00CC6C9E"/>
    <w:rsid w:val="00CC7CDB"/>
    <w:rsid w:val="00CD016D"/>
    <w:rsid w:val="00CD0D4F"/>
    <w:rsid w:val="00CD0F56"/>
    <w:rsid w:val="00CD174D"/>
    <w:rsid w:val="00CD30E9"/>
    <w:rsid w:val="00CD32A0"/>
    <w:rsid w:val="00CD33F3"/>
    <w:rsid w:val="00CD53C7"/>
    <w:rsid w:val="00CD54CE"/>
    <w:rsid w:val="00CD6EC5"/>
    <w:rsid w:val="00CD78AB"/>
    <w:rsid w:val="00CD7A0E"/>
    <w:rsid w:val="00CE00CF"/>
    <w:rsid w:val="00CE2266"/>
    <w:rsid w:val="00CE35E9"/>
    <w:rsid w:val="00CE55A2"/>
    <w:rsid w:val="00CE5AB3"/>
    <w:rsid w:val="00CE5DC6"/>
    <w:rsid w:val="00CE5E8C"/>
    <w:rsid w:val="00CE7BAD"/>
    <w:rsid w:val="00CE7E4A"/>
    <w:rsid w:val="00CF0EDA"/>
    <w:rsid w:val="00CF303F"/>
    <w:rsid w:val="00CF32AE"/>
    <w:rsid w:val="00CF3318"/>
    <w:rsid w:val="00CF3ABF"/>
    <w:rsid w:val="00CF3E21"/>
    <w:rsid w:val="00CF42D5"/>
    <w:rsid w:val="00CF47EC"/>
    <w:rsid w:val="00CF49A0"/>
    <w:rsid w:val="00CF58E7"/>
    <w:rsid w:val="00CF65BC"/>
    <w:rsid w:val="00CF77A6"/>
    <w:rsid w:val="00D0063F"/>
    <w:rsid w:val="00D00FA5"/>
    <w:rsid w:val="00D01B22"/>
    <w:rsid w:val="00D0678B"/>
    <w:rsid w:val="00D06C74"/>
    <w:rsid w:val="00D07F7A"/>
    <w:rsid w:val="00D103F3"/>
    <w:rsid w:val="00D11793"/>
    <w:rsid w:val="00D118B6"/>
    <w:rsid w:val="00D11980"/>
    <w:rsid w:val="00D12680"/>
    <w:rsid w:val="00D13B9B"/>
    <w:rsid w:val="00D13BCB"/>
    <w:rsid w:val="00D13E42"/>
    <w:rsid w:val="00D14607"/>
    <w:rsid w:val="00D14AC7"/>
    <w:rsid w:val="00D1754A"/>
    <w:rsid w:val="00D209B2"/>
    <w:rsid w:val="00D212D7"/>
    <w:rsid w:val="00D2214E"/>
    <w:rsid w:val="00D2217C"/>
    <w:rsid w:val="00D22CB3"/>
    <w:rsid w:val="00D22D16"/>
    <w:rsid w:val="00D23FFD"/>
    <w:rsid w:val="00D2539B"/>
    <w:rsid w:val="00D25469"/>
    <w:rsid w:val="00D25D09"/>
    <w:rsid w:val="00D25E49"/>
    <w:rsid w:val="00D26CBD"/>
    <w:rsid w:val="00D3019A"/>
    <w:rsid w:val="00D304BA"/>
    <w:rsid w:val="00D30C14"/>
    <w:rsid w:val="00D31408"/>
    <w:rsid w:val="00D32242"/>
    <w:rsid w:val="00D3244F"/>
    <w:rsid w:val="00D3247E"/>
    <w:rsid w:val="00D335CD"/>
    <w:rsid w:val="00D33EE8"/>
    <w:rsid w:val="00D33FF2"/>
    <w:rsid w:val="00D3440C"/>
    <w:rsid w:val="00D348BE"/>
    <w:rsid w:val="00D35066"/>
    <w:rsid w:val="00D404B1"/>
    <w:rsid w:val="00D40A4C"/>
    <w:rsid w:val="00D41598"/>
    <w:rsid w:val="00D42D4A"/>
    <w:rsid w:val="00D434FD"/>
    <w:rsid w:val="00D439C5"/>
    <w:rsid w:val="00D43B6A"/>
    <w:rsid w:val="00D43BF7"/>
    <w:rsid w:val="00D44157"/>
    <w:rsid w:val="00D44B96"/>
    <w:rsid w:val="00D4514A"/>
    <w:rsid w:val="00D45245"/>
    <w:rsid w:val="00D45C90"/>
    <w:rsid w:val="00D4636F"/>
    <w:rsid w:val="00D479AF"/>
    <w:rsid w:val="00D47A56"/>
    <w:rsid w:val="00D50DCC"/>
    <w:rsid w:val="00D51E40"/>
    <w:rsid w:val="00D526F0"/>
    <w:rsid w:val="00D534AC"/>
    <w:rsid w:val="00D54C7F"/>
    <w:rsid w:val="00D553CA"/>
    <w:rsid w:val="00D55507"/>
    <w:rsid w:val="00D560CD"/>
    <w:rsid w:val="00D56107"/>
    <w:rsid w:val="00D5658F"/>
    <w:rsid w:val="00D574AE"/>
    <w:rsid w:val="00D57A2C"/>
    <w:rsid w:val="00D57F3D"/>
    <w:rsid w:val="00D60307"/>
    <w:rsid w:val="00D60437"/>
    <w:rsid w:val="00D604FF"/>
    <w:rsid w:val="00D63502"/>
    <w:rsid w:val="00D635D0"/>
    <w:rsid w:val="00D6491C"/>
    <w:rsid w:val="00D656A4"/>
    <w:rsid w:val="00D66624"/>
    <w:rsid w:val="00D66745"/>
    <w:rsid w:val="00D723B3"/>
    <w:rsid w:val="00D7310F"/>
    <w:rsid w:val="00D73B25"/>
    <w:rsid w:val="00D73F89"/>
    <w:rsid w:val="00D7576C"/>
    <w:rsid w:val="00D801D1"/>
    <w:rsid w:val="00D82C81"/>
    <w:rsid w:val="00D84240"/>
    <w:rsid w:val="00D84811"/>
    <w:rsid w:val="00D85676"/>
    <w:rsid w:val="00D8756F"/>
    <w:rsid w:val="00D87C06"/>
    <w:rsid w:val="00D87CF5"/>
    <w:rsid w:val="00D87FD1"/>
    <w:rsid w:val="00D90D30"/>
    <w:rsid w:val="00D914E6"/>
    <w:rsid w:val="00D91593"/>
    <w:rsid w:val="00D9162D"/>
    <w:rsid w:val="00D93236"/>
    <w:rsid w:val="00D94395"/>
    <w:rsid w:val="00D944DF"/>
    <w:rsid w:val="00D94DE8"/>
    <w:rsid w:val="00D94E39"/>
    <w:rsid w:val="00D9501B"/>
    <w:rsid w:val="00D95298"/>
    <w:rsid w:val="00D954FB"/>
    <w:rsid w:val="00D9750B"/>
    <w:rsid w:val="00DA0591"/>
    <w:rsid w:val="00DA09C5"/>
    <w:rsid w:val="00DA13D7"/>
    <w:rsid w:val="00DA1C40"/>
    <w:rsid w:val="00DA1ECC"/>
    <w:rsid w:val="00DA2479"/>
    <w:rsid w:val="00DA3FDE"/>
    <w:rsid w:val="00DA4226"/>
    <w:rsid w:val="00DA4871"/>
    <w:rsid w:val="00DA4FF8"/>
    <w:rsid w:val="00DA5891"/>
    <w:rsid w:val="00DA5D28"/>
    <w:rsid w:val="00DA5EF9"/>
    <w:rsid w:val="00DA6B17"/>
    <w:rsid w:val="00DA6F45"/>
    <w:rsid w:val="00DA71E1"/>
    <w:rsid w:val="00DA7463"/>
    <w:rsid w:val="00DA7646"/>
    <w:rsid w:val="00DA76D6"/>
    <w:rsid w:val="00DA7AAC"/>
    <w:rsid w:val="00DA7DB2"/>
    <w:rsid w:val="00DB0671"/>
    <w:rsid w:val="00DB11BF"/>
    <w:rsid w:val="00DB26E2"/>
    <w:rsid w:val="00DB41E4"/>
    <w:rsid w:val="00DB46F6"/>
    <w:rsid w:val="00DB49E8"/>
    <w:rsid w:val="00DB4E9B"/>
    <w:rsid w:val="00DB549A"/>
    <w:rsid w:val="00DB5EC4"/>
    <w:rsid w:val="00DB5EEC"/>
    <w:rsid w:val="00DB69CE"/>
    <w:rsid w:val="00DB769E"/>
    <w:rsid w:val="00DC0E10"/>
    <w:rsid w:val="00DC1BF2"/>
    <w:rsid w:val="00DC2A05"/>
    <w:rsid w:val="00DC35E9"/>
    <w:rsid w:val="00DC4145"/>
    <w:rsid w:val="00DC4552"/>
    <w:rsid w:val="00DC4B34"/>
    <w:rsid w:val="00DC4C1D"/>
    <w:rsid w:val="00DC4D35"/>
    <w:rsid w:val="00DC50CA"/>
    <w:rsid w:val="00DC5378"/>
    <w:rsid w:val="00DC5C46"/>
    <w:rsid w:val="00DC5FD2"/>
    <w:rsid w:val="00DC6D24"/>
    <w:rsid w:val="00DD0292"/>
    <w:rsid w:val="00DD0648"/>
    <w:rsid w:val="00DD11CC"/>
    <w:rsid w:val="00DD1203"/>
    <w:rsid w:val="00DD17FA"/>
    <w:rsid w:val="00DD1F37"/>
    <w:rsid w:val="00DD36DC"/>
    <w:rsid w:val="00DD4ECF"/>
    <w:rsid w:val="00DD5253"/>
    <w:rsid w:val="00DD62DC"/>
    <w:rsid w:val="00DD78DF"/>
    <w:rsid w:val="00DD7B0F"/>
    <w:rsid w:val="00DE0106"/>
    <w:rsid w:val="00DE07AF"/>
    <w:rsid w:val="00DE0DC6"/>
    <w:rsid w:val="00DE199B"/>
    <w:rsid w:val="00DE1F6A"/>
    <w:rsid w:val="00DE2964"/>
    <w:rsid w:val="00DE3757"/>
    <w:rsid w:val="00DE3B07"/>
    <w:rsid w:val="00DE4AA9"/>
    <w:rsid w:val="00DE4FC4"/>
    <w:rsid w:val="00DE555A"/>
    <w:rsid w:val="00DE5CF3"/>
    <w:rsid w:val="00DE5F00"/>
    <w:rsid w:val="00DE6711"/>
    <w:rsid w:val="00DE6934"/>
    <w:rsid w:val="00DE6A0B"/>
    <w:rsid w:val="00DE7B55"/>
    <w:rsid w:val="00DE7FD8"/>
    <w:rsid w:val="00DF0677"/>
    <w:rsid w:val="00DF0966"/>
    <w:rsid w:val="00DF14ED"/>
    <w:rsid w:val="00DF17FA"/>
    <w:rsid w:val="00DF1C98"/>
    <w:rsid w:val="00DF1F9C"/>
    <w:rsid w:val="00DF3014"/>
    <w:rsid w:val="00DF4BC7"/>
    <w:rsid w:val="00DF573A"/>
    <w:rsid w:val="00DF676B"/>
    <w:rsid w:val="00E0083D"/>
    <w:rsid w:val="00E01A97"/>
    <w:rsid w:val="00E023DD"/>
    <w:rsid w:val="00E023E2"/>
    <w:rsid w:val="00E0240D"/>
    <w:rsid w:val="00E054E8"/>
    <w:rsid w:val="00E059FF"/>
    <w:rsid w:val="00E06AE5"/>
    <w:rsid w:val="00E06EC4"/>
    <w:rsid w:val="00E07B7F"/>
    <w:rsid w:val="00E101A7"/>
    <w:rsid w:val="00E119AD"/>
    <w:rsid w:val="00E11CEA"/>
    <w:rsid w:val="00E1206E"/>
    <w:rsid w:val="00E12863"/>
    <w:rsid w:val="00E12AD3"/>
    <w:rsid w:val="00E1400F"/>
    <w:rsid w:val="00E156C7"/>
    <w:rsid w:val="00E15F02"/>
    <w:rsid w:val="00E16214"/>
    <w:rsid w:val="00E17903"/>
    <w:rsid w:val="00E205A4"/>
    <w:rsid w:val="00E2098B"/>
    <w:rsid w:val="00E20DFB"/>
    <w:rsid w:val="00E21772"/>
    <w:rsid w:val="00E21B45"/>
    <w:rsid w:val="00E2312A"/>
    <w:rsid w:val="00E23430"/>
    <w:rsid w:val="00E244F4"/>
    <w:rsid w:val="00E246AF"/>
    <w:rsid w:val="00E24B14"/>
    <w:rsid w:val="00E262D9"/>
    <w:rsid w:val="00E2663D"/>
    <w:rsid w:val="00E2745D"/>
    <w:rsid w:val="00E27794"/>
    <w:rsid w:val="00E31C81"/>
    <w:rsid w:val="00E3272D"/>
    <w:rsid w:val="00E32857"/>
    <w:rsid w:val="00E328B1"/>
    <w:rsid w:val="00E32E66"/>
    <w:rsid w:val="00E3412E"/>
    <w:rsid w:val="00E34750"/>
    <w:rsid w:val="00E34BBE"/>
    <w:rsid w:val="00E35216"/>
    <w:rsid w:val="00E36995"/>
    <w:rsid w:val="00E36D95"/>
    <w:rsid w:val="00E3781C"/>
    <w:rsid w:val="00E37AF4"/>
    <w:rsid w:val="00E41590"/>
    <w:rsid w:val="00E42560"/>
    <w:rsid w:val="00E43152"/>
    <w:rsid w:val="00E43CAA"/>
    <w:rsid w:val="00E456CC"/>
    <w:rsid w:val="00E45E85"/>
    <w:rsid w:val="00E45EBF"/>
    <w:rsid w:val="00E46EEE"/>
    <w:rsid w:val="00E472E5"/>
    <w:rsid w:val="00E50551"/>
    <w:rsid w:val="00E505C3"/>
    <w:rsid w:val="00E50D76"/>
    <w:rsid w:val="00E512AE"/>
    <w:rsid w:val="00E5135D"/>
    <w:rsid w:val="00E519DF"/>
    <w:rsid w:val="00E52184"/>
    <w:rsid w:val="00E52436"/>
    <w:rsid w:val="00E531C4"/>
    <w:rsid w:val="00E534A0"/>
    <w:rsid w:val="00E5367B"/>
    <w:rsid w:val="00E53AF9"/>
    <w:rsid w:val="00E53E82"/>
    <w:rsid w:val="00E550EA"/>
    <w:rsid w:val="00E555C7"/>
    <w:rsid w:val="00E55D8C"/>
    <w:rsid w:val="00E56656"/>
    <w:rsid w:val="00E56ABA"/>
    <w:rsid w:val="00E56C0B"/>
    <w:rsid w:val="00E56E69"/>
    <w:rsid w:val="00E56FEC"/>
    <w:rsid w:val="00E57309"/>
    <w:rsid w:val="00E57F59"/>
    <w:rsid w:val="00E6037C"/>
    <w:rsid w:val="00E6094E"/>
    <w:rsid w:val="00E61F48"/>
    <w:rsid w:val="00E638CC"/>
    <w:rsid w:val="00E643B7"/>
    <w:rsid w:val="00E6493E"/>
    <w:rsid w:val="00E64DD2"/>
    <w:rsid w:val="00E654A7"/>
    <w:rsid w:val="00E65B7F"/>
    <w:rsid w:val="00E65B97"/>
    <w:rsid w:val="00E65C0A"/>
    <w:rsid w:val="00E6614B"/>
    <w:rsid w:val="00E67EF8"/>
    <w:rsid w:val="00E7249D"/>
    <w:rsid w:val="00E7279D"/>
    <w:rsid w:val="00E7312B"/>
    <w:rsid w:val="00E733C4"/>
    <w:rsid w:val="00E73C1B"/>
    <w:rsid w:val="00E75D35"/>
    <w:rsid w:val="00E764EC"/>
    <w:rsid w:val="00E76F72"/>
    <w:rsid w:val="00E77321"/>
    <w:rsid w:val="00E77EC6"/>
    <w:rsid w:val="00E81993"/>
    <w:rsid w:val="00E81B0C"/>
    <w:rsid w:val="00E81C55"/>
    <w:rsid w:val="00E82B73"/>
    <w:rsid w:val="00E83ECB"/>
    <w:rsid w:val="00E84DAC"/>
    <w:rsid w:val="00E84FB1"/>
    <w:rsid w:val="00E85507"/>
    <w:rsid w:val="00E85E41"/>
    <w:rsid w:val="00E8617D"/>
    <w:rsid w:val="00E8680A"/>
    <w:rsid w:val="00E876D2"/>
    <w:rsid w:val="00E87771"/>
    <w:rsid w:val="00E9019D"/>
    <w:rsid w:val="00E90BE1"/>
    <w:rsid w:val="00E912F7"/>
    <w:rsid w:val="00E91B9E"/>
    <w:rsid w:val="00E93561"/>
    <w:rsid w:val="00E9389F"/>
    <w:rsid w:val="00E94947"/>
    <w:rsid w:val="00E95434"/>
    <w:rsid w:val="00E95B18"/>
    <w:rsid w:val="00E964AA"/>
    <w:rsid w:val="00E96B0F"/>
    <w:rsid w:val="00EA0785"/>
    <w:rsid w:val="00EA1A0A"/>
    <w:rsid w:val="00EA413F"/>
    <w:rsid w:val="00EA6431"/>
    <w:rsid w:val="00EB02CF"/>
    <w:rsid w:val="00EB1A72"/>
    <w:rsid w:val="00EB29C3"/>
    <w:rsid w:val="00EB6665"/>
    <w:rsid w:val="00EC1591"/>
    <w:rsid w:val="00EC2169"/>
    <w:rsid w:val="00EC2178"/>
    <w:rsid w:val="00EC32AC"/>
    <w:rsid w:val="00EC70F5"/>
    <w:rsid w:val="00ED062C"/>
    <w:rsid w:val="00ED07D5"/>
    <w:rsid w:val="00ED1B4D"/>
    <w:rsid w:val="00ED1D12"/>
    <w:rsid w:val="00ED2C3A"/>
    <w:rsid w:val="00ED2C5C"/>
    <w:rsid w:val="00ED3792"/>
    <w:rsid w:val="00ED4485"/>
    <w:rsid w:val="00ED46BA"/>
    <w:rsid w:val="00ED49A9"/>
    <w:rsid w:val="00ED57DD"/>
    <w:rsid w:val="00ED5B21"/>
    <w:rsid w:val="00ED6982"/>
    <w:rsid w:val="00ED6DBA"/>
    <w:rsid w:val="00ED7561"/>
    <w:rsid w:val="00EE0069"/>
    <w:rsid w:val="00EE0154"/>
    <w:rsid w:val="00EE24DA"/>
    <w:rsid w:val="00EE31B9"/>
    <w:rsid w:val="00EE3BAE"/>
    <w:rsid w:val="00EE3FEC"/>
    <w:rsid w:val="00EE5491"/>
    <w:rsid w:val="00EE57EA"/>
    <w:rsid w:val="00EE5E2D"/>
    <w:rsid w:val="00EE64CC"/>
    <w:rsid w:val="00EE669C"/>
    <w:rsid w:val="00EE68B1"/>
    <w:rsid w:val="00EE6ADD"/>
    <w:rsid w:val="00EF0266"/>
    <w:rsid w:val="00EF073A"/>
    <w:rsid w:val="00EF0CEA"/>
    <w:rsid w:val="00EF1F52"/>
    <w:rsid w:val="00EF2182"/>
    <w:rsid w:val="00EF2ACC"/>
    <w:rsid w:val="00EF3C13"/>
    <w:rsid w:val="00EF4EBA"/>
    <w:rsid w:val="00EF586D"/>
    <w:rsid w:val="00EF643B"/>
    <w:rsid w:val="00EF7074"/>
    <w:rsid w:val="00EF781D"/>
    <w:rsid w:val="00EF787D"/>
    <w:rsid w:val="00EF7BB9"/>
    <w:rsid w:val="00F00312"/>
    <w:rsid w:val="00F00D9B"/>
    <w:rsid w:val="00F0108E"/>
    <w:rsid w:val="00F0160B"/>
    <w:rsid w:val="00F01FFE"/>
    <w:rsid w:val="00F02306"/>
    <w:rsid w:val="00F02E2F"/>
    <w:rsid w:val="00F036C9"/>
    <w:rsid w:val="00F0516D"/>
    <w:rsid w:val="00F059C8"/>
    <w:rsid w:val="00F06DA1"/>
    <w:rsid w:val="00F06FEB"/>
    <w:rsid w:val="00F07682"/>
    <w:rsid w:val="00F11542"/>
    <w:rsid w:val="00F11729"/>
    <w:rsid w:val="00F117CF"/>
    <w:rsid w:val="00F12228"/>
    <w:rsid w:val="00F124B4"/>
    <w:rsid w:val="00F13839"/>
    <w:rsid w:val="00F15787"/>
    <w:rsid w:val="00F157DC"/>
    <w:rsid w:val="00F160A3"/>
    <w:rsid w:val="00F16664"/>
    <w:rsid w:val="00F2057F"/>
    <w:rsid w:val="00F20737"/>
    <w:rsid w:val="00F208F7"/>
    <w:rsid w:val="00F20AE5"/>
    <w:rsid w:val="00F21202"/>
    <w:rsid w:val="00F2140F"/>
    <w:rsid w:val="00F2399B"/>
    <w:rsid w:val="00F24585"/>
    <w:rsid w:val="00F246C2"/>
    <w:rsid w:val="00F24847"/>
    <w:rsid w:val="00F2498F"/>
    <w:rsid w:val="00F24A8A"/>
    <w:rsid w:val="00F24D07"/>
    <w:rsid w:val="00F24D52"/>
    <w:rsid w:val="00F261D4"/>
    <w:rsid w:val="00F269FB"/>
    <w:rsid w:val="00F27C29"/>
    <w:rsid w:val="00F31659"/>
    <w:rsid w:val="00F31BAC"/>
    <w:rsid w:val="00F31FCC"/>
    <w:rsid w:val="00F32B0C"/>
    <w:rsid w:val="00F32CF4"/>
    <w:rsid w:val="00F32E46"/>
    <w:rsid w:val="00F337D0"/>
    <w:rsid w:val="00F33FA7"/>
    <w:rsid w:val="00F35933"/>
    <w:rsid w:val="00F36362"/>
    <w:rsid w:val="00F36969"/>
    <w:rsid w:val="00F4015C"/>
    <w:rsid w:val="00F4041D"/>
    <w:rsid w:val="00F41B45"/>
    <w:rsid w:val="00F449CF"/>
    <w:rsid w:val="00F456AE"/>
    <w:rsid w:val="00F456E7"/>
    <w:rsid w:val="00F47A5A"/>
    <w:rsid w:val="00F52A69"/>
    <w:rsid w:val="00F52D94"/>
    <w:rsid w:val="00F53061"/>
    <w:rsid w:val="00F53288"/>
    <w:rsid w:val="00F537FA"/>
    <w:rsid w:val="00F546EC"/>
    <w:rsid w:val="00F56408"/>
    <w:rsid w:val="00F57BA2"/>
    <w:rsid w:val="00F61488"/>
    <w:rsid w:val="00F63120"/>
    <w:rsid w:val="00F6432E"/>
    <w:rsid w:val="00F65D4E"/>
    <w:rsid w:val="00F65E7D"/>
    <w:rsid w:val="00F662F9"/>
    <w:rsid w:val="00F66750"/>
    <w:rsid w:val="00F70335"/>
    <w:rsid w:val="00F71932"/>
    <w:rsid w:val="00F71BEA"/>
    <w:rsid w:val="00F73DC6"/>
    <w:rsid w:val="00F7425A"/>
    <w:rsid w:val="00F747C2"/>
    <w:rsid w:val="00F754E3"/>
    <w:rsid w:val="00F75B0C"/>
    <w:rsid w:val="00F7691D"/>
    <w:rsid w:val="00F77E14"/>
    <w:rsid w:val="00F80194"/>
    <w:rsid w:val="00F804DD"/>
    <w:rsid w:val="00F80B8E"/>
    <w:rsid w:val="00F86E13"/>
    <w:rsid w:val="00F879DC"/>
    <w:rsid w:val="00F905F0"/>
    <w:rsid w:val="00F9101E"/>
    <w:rsid w:val="00F911E8"/>
    <w:rsid w:val="00F91B65"/>
    <w:rsid w:val="00F91EB2"/>
    <w:rsid w:val="00F92736"/>
    <w:rsid w:val="00F927EB"/>
    <w:rsid w:val="00F9295F"/>
    <w:rsid w:val="00F92CF9"/>
    <w:rsid w:val="00F92DDA"/>
    <w:rsid w:val="00F93D26"/>
    <w:rsid w:val="00F957D3"/>
    <w:rsid w:val="00F960BA"/>
    <w:rsid w:val="00F9678D"/>
    <w:rsid w:val="00F96C20"/>
    <w:rsid w:val="00F97BD9"/>
    <w:rsid w:val="00F97DC6"/>
    <w:rsid w:val="00FA0136"/>
    <w:rsid w:val="00FA111D"/>
    <w:rsid w:val="00FA128A"/>
    <w:rsid w:val="00FA154D"/>
    <w:rsid w:val="00FA1725"/>
    <w:rsid w:val="00FA1B7B"/>
    <w:rsid w:val="00FA25F6"/>
    <w:rsid w:val="00FA5888"/>
    <w:rsid w:val="00FA5CFC"/>
    <w:rsid w:val="00FA64D8"/>
    <w:rsid w:val="00FA656F"/>
    <w:rsid w:val="00FA6843"/>
    <w:rsid w:val="00FA741B"/>
    <w:rsid w:val="00FB0408"/>
    <w:rsid w:val="00FB0646"/>
    <w:rsid w:val="00FB07F3"/>
    <w:rsid w:val="00FB088F"/>
    <w:rsid w:val="00FB1441"/>
    <w:rsid w:val="00FB2228"/>
    <w:rsid w:val="00FB48B7"/>
    <w:rsid w:val="00FB4A63"/>
    <w:rsid w:val="00FB4AE4"/>
    <w:rsid w:val="00FB4E7E"/>
    <w:rsid w:val="00FB57B0"/>
    <w:rsid w:val="00FB61E9"/>
    <w:rsid w:val="00FB6D85"/>
    <w:rsid w:val="00FB7599"/>
    <w:rsid w:val="00FB7A1F"/>
    <w:rsid w:val="00FC0908"/>
    <w:rsid w:val="00FC1094"/>
    <w:rsid w:val="00FC2D0A"/>
    <w:rsid w:val="00FC30F2"/>
    <w:rsid w:val="00FC4261"/>
    <w:rsid w:val="00FC48BE"/>
    <w:rsid w:val="00FC498B"/>
    <w:rsid w:val="00FC4B7A"/>
    <w:rsid w:val="00FC7468"/>
    <w:rsid w:val="00FC75E4"/>
    <w:rsid w:val="00FC7715"/>
    <w:rsid w:val="00FD016F"/>
    <w:rsid w:val="00FD048F"/>
    <w:rsid w:val="00FD2856"/>
    <w:rsid w:val="00FD33E3"/>
    <w:rsid w:val="00FD3C34"/>
    <w:rsid w:val="00FD3C5D"/>
    <w:rsid w:val="00FD4562"/>
    <w:rsid w:val="00FD45EC"/>
    <w:rsid w:val="00FD4839"/>
    <w:rsid w:val="00FD4A83"/>
    <w:rsid w:val="00FD4FB3"/>
    <w:rsid w:val="00FD54E8"/>
    <w:rsid w:val="00FD665E"/>
    <w:rsid w:val="00FD697C"/>
    <w:rsid w:val="00FD6E29"/>
    <w:rsid w:val="00FE0A85"/>
    <w:rsid w:val="00FE1525"/>
    <w:rsid w:val="00FE155D"/>
    <w:rsid w:val="00FE16F0"/>
    <w:rsid w:val="00FE1A5B"/>
    <w:rsid w:val="00FE1CE1"/>
    <w:rsid w:val="00FE2F15"/>
    <w:rsid w:val="00FE3F15"/>
    <w:rsid w:val="00FE4AEC"/>
    <w:rsid w:val="00FE4C57"/>
    <w:rsid w:val="00FE4FDF"/>
    <w:rsid w:val="00FE50F8"/>
    <w:rsid w:val="00FE5603"/>
    <w:rsid w:val="00FF026D"/>
    <w:rsid w:val="00FF08AB"/>
    <w:rsid w:val="00FF1427"/>
    <w:rsid w:val="00FF14FE"/>
    <w:rsid w:val="00FF1AD3"/>
    <w:rsid w:val="00FF1EB6"/>
    <w:rsid w:val="00FF25AE"/>
    <w:rsid w:val="00FF3748"/>
    <w:rsid w:val="00FF3B33"/>
    <w:rsid w:val="00FF4433"/>
    <w:rsid w:val="00FF5401"/>
    <w:rsid w:val="00FF6549"/>
    <w:rsid w:val="00FF65FD"/>
    <w:rsid w:val="00FF6D9C"/>
    <w:rsid w:val="00FF6E9D"/>
    <w:rsid w:val="00FF783A"/>
    <w:rsid w:val="00FF7888"/>
    <w:rsid w:val="00FF7B9D"/>
    <w:rsid w:val="00FF7C10"/>
    <w:rsid w:val="0250563B"/>
    <w:rsid w:val="0306A694"/>
    <w:rsid w:val="08AC8403"/>
    <w:rsid w:val="09329A36"/>
    <w:rsid w:val="09AF9943"/>
    <w:rsid w:val="0B244FBB"/>
    <w:rsid w:val="0BE89A5D"/>
    <w:rsid w:val="0FA54169"/>
    <w:rsid w:val="131C3CFA"/>
    <w:rsid w:val="141E1ED9"/>
    <w:rsid w:val="147D6810"/>
    <w:rsid w:val="1754B4E4"/>
    <w:rsid w:val="18C73D03"/>
    <w:rsid w:val="1A61C952"/>
    <w:rsid w:val="1A893757"/>
    <w:rsid w:val="1BAD75F7"/>
    <w:rsid w:val="201D11CE"/>
    <w:rsid w:val="21177A8E"/>
    <w:rsid w:val="2521506D"/>
    <w:rsid w:val="265F03F2"/>
    <w:rsid w:val="2DE0E3C8"/>
    <w:rsid w:val="2E114FB0"/>
    <w:rsid w:val="2EC65C13"/>
    <w:rsid w:val="2EF36A7E"/>
    <w:rsid w:val="30531239"/>
    <w:rsid w:val="3090C742"/>
    <w:rsid w:val="318CCD35"/>
    <w:rsid w:val="321DB740"/>
    <w:rsid w:val="323B8204"/>
    <w:rsid w:val="3476491A"/>
    <w:rsid w:val="3BEE10F8"/>
    <w:rsid w:val="3C1796B7"/>
    <w:rsid w:val="3CCD4433"/>
    <w:rsid w:val="3E09A0C1"/>
    <w:rsid w:val="3E491A14"/>
    <w:rsid w:val="3F8C2530"/>
    <w:rsid w:val="406CA93C"/>
    <w:rsid w:val="4096701D"/>
    <w:rsid w:val="42FE688A"/>
    <w:rsid w:val="430B7B98"/>
    <w:rsid w:val="473DDC0D"/>
    <w:rsid w:val="48ABCB57"/>
    <w:rsid w:val="495F298E"/>
    <w:rsid w:val="4B16FB53"/>
    <w:rsid w:val="4B32000A"/>
    <w:rsid w:val="4D5E8471"/>
    <w:rsid w:val="4D8F32BF"/>
    <w:rsid w:val="4ED7AD01"/>
    <w:rsid w:val="4F3E34F5"/>
    <w:rsid w:val="4FF85E8E"/>
    <w:rsid w:val="50B54F8E"/>
    <w:rsid w:val="50D18005"/>
    <w:rsid w:val="51EA60E3"/>
    <w:rsid w:val="556CC79B"/>
    <w:rsid w:val="557BF416"/>
    <w:rsid w:val="569C8703"/>
    <w:rsid w:val="56FCE85C"/>
    <w:rsid w:val="58C29DB9"/>
    <w:rsid w:val="59802F8E"/>
    <w:rsid w:val="5A2EAF13"/>
    <w:rsid w:val="5A5DBD00"/>
    <w:rsid w:val="5AB2607B"/>
    <w:rsid w:val="5B4ED3B3"/>
    <w:rsid w:val="5BEBABF6"/>
    <w:rsid w:val="5C8253CF"/>
    <w:rsid w:val="5D794CE2"/>
    <w:rsid w:val="60ABFC69"/>
    <w:rsid w:val="61DFE5F0"/>
    <w:rsid w:val="634C0B37"/>
    <w:rsid w:val="63FCBD1E"/>
    <w:rsid w:val="6461080C"/>
    <w:rsid w:val="6562E572"/>
    <w:rsid w:val="667A8DB6"/>
    <w:rsid w:val="684FB6F7"/>
    <w:rsid w:val="69060647"/>
    <w:rsid w:val="6ADEE0BA"/>
    <w:rsid w:val="6F963EC1"/>
    <w:rsid w:val="6FBBBCBC"/>
    <w:rsid w:val="701394BC"/>
    <w:rsid w:val="709F138B"/>
    <w:rsid w:val="759BA813"/>
    <w:rsid w:val="764865A3"/>
    <w:rsid w:val="7696A1B4"/>
    <w:rsid w:val="772E5603"/>
    <w:rsid w:val="781AF0BE"/>
    <w:rsid w:val="7AEFF133"/>
    <w:rsid w:val="7BAB14C6"/>
    <w:rsid w:val="7CDD32B1"/>
    <w:rsid w:val="7CFFA53D"/>
    <w:rsid w:val="7D09B4C1"/>
    <w:rsid w:val="7F5BB3FD"/>
    <w:rsid w:val="7FE7D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BE5B9"/>
  <w15:docId w15:val="{1811A89D-91C2-4EC7-8032-7D282DD3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574C"/>
    <w:rPr>
      <w:rFonts w:ascii="Arial" w:hAnsi="Arial"/>
      <w:lang w:val="en-US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C9574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uiPriority w:val="9"/>
    <w:qFormat/>
    <w:rsid w:val="00C9574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C9574C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C9574C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C9574C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C9574C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uiPriority w:val="9"/>
    <w:qFormat/>
    <w:rsid w:val="00C9574C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C9574C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C9574C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C9574C"/>
    <w:pPr>
      <w:spacing w:before="120" w:after="120"/>
      <w:ind w:left="1440"/>
    </w:pPr>
  </w:style>
  <w:style w:type="paragraph" w:styleId="NormalIndent">
    <w:name w:val="Normal Indent"/>
    <w:basedOn w:val="Normal"/>
    <w:rsid w:val="00C9574C"/>
    <w:pPr>
      <w:ind w:left="720"/>
    </w:pPr>
  </w:style>
  <w:style w:type="paragraph" w:styleId="TOC3">
    <w:name w:val="toc 3"/>
    <w:basedOn w:val="Normal"/>
    <w:next w:val="Normal"/>
    <w:rsid w:val="00C9574C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C9574C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C9574C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C9574C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C9574C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C9574C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C9574C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C9574C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C9574C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C9574C"/>
    <w:rPr>
      <w:color w:val="13A3F7"/>
    </w:rPr>
  </w:style>
  <w:style w:type="paragraph" w:customStyle="1" w:styleId="TableHeading">
    <w:name w:val="Table Heading"/>
    <w:basedOn w:val="TableText"/>
    <w:rsid w:val="00C9574C"/>
    <w:pPr>
      <w:spacing w:before="120" w:after="120"/>
    </w:pPr>
    <w:rPr>
      <w:b/>
    </w:rPr>
  </w:style>
  <w:style w:type="character" w:styleId="PageNumber">
    <w:name w:val="page number"/>
    <w:rsid w:val="00C9574C"/>
    <w:rPr>
      <w:rFonts w:ascii="Arial" w:hAnsi="Arial"/>
    </w:rPr>
  </w:style>
  <w:style w:type="paragraph" w:customStyle="1" w:styleId="RouteTitle">
    <w:name w:val="Route Title"/>
    <w:basedOn w:val="Normal"/>
    <w:rsid w:val="00C9574C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C9574C"/>
    <w:pPr>
      <w:ind w:left="1440"/>
    </w:pPr>
    <w:rPr>
      <w:smallCaps/>
    </w:rPr>
  </w:style>
  <w:style w:type="paragraph" w:customStyle="1" w:styleId="Note">
    <w:name w:val="Note"/>
    <w:basedOn w:val="BodyText"/>
    <w:rsid w:val="00C9574C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C9574C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C9574C"/>
    <w:pPr>
      <w:numPr>
        <w:numId w:val="3"/>
      </w:numPr>
    </w:pPr>
  </w:style>
  <w:style w:type="paragraph" w:customStyle="1" w:styleId="Subject">
    <w:name w:val="Subject"/>
    <w:basedOn w:val="BodyText"/>
    <w:rsid w:val="00C9574C"/>
    <w:rPr>
      <w:sz w:val="48"/>
    </w:rPr>
  </w:style>
  <w:style w:type="paragraph" w:customStyle="1" w:styleId="InfoBox">
    <w:name w:val="Info Box"/>
    <w:basedOn w:val="BodyText"/>
    <w:rsid w:val="00C9574C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C9574C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C9574C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C9574C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C9574C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C9574C"/>
    <w:rPr>
      <w:rFonts w:ascii="Courier New" w:hAnsi="Courier New"/>
      <w:sz w:val="12"/>
    </w:rPr>
  </w:style>
  <w:style w:type="paragraph" w:customStyle="1" w:styleId="tty180">
    <w:name w:val="tty180"/>
    <w:basedOn w:val="Normal"/>
    <w:rsid w:val="00C9574C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C9574C"/>
    <w:rPr>
      <w:rFonts w:ascii="Courier New" w:hAnsi="Courier New"/>
    </w:rPr>
  </w:style>
  <w:style w:type="paragraph" w:customStyle="1" w:styleId="tty80indent">
    <w:name w:val="tty80 indent"/>
    <w:basedOn w:val="tty80"/>
    <w:rsid w:val="00C9574C"/>
    <w:pPr>
      <w:ind w:left="2895"/>
    </w:pPr>
  </w:style>
  <w:style w:type="paragraph" w:customStyle="1" w:styleId="NoteWide">
    <w:name w:val="Note Wide"/>
    <w:basedOn w:val="Note"/>
    <w:rsid w:val="00C9574C"/>
    <w:pPr>
      <w:ind w:right="2160"/>
    </w:pPr>
  </w:style>
  <w:style w:type="table" w:styleId="TableGrid">
    <w:name w:val="Table Grid"/>
    <w:basedOn w:val="TableNormal"/>
    <w:rsid w:val="00C95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ProximaNova-Light" w:eastAsia="Times New Roman" w:hAnsi="ProximaNova-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ProximaNova-Light" w:eastAsia="Times New Roman" w:hAnsi="ProximaNova-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ProximaNova-Light" w:eastAsia="Times New Roman" w:hAnsi="ProximaNova-Light" w:cs="Times New Roman"/>
        <w:b/>
        <w:bCs/>
      </w:rPr>
    </w:tblStylePr>
    <w:tblStylePr w:type="lastCol">
      <w:rPr>
        <w:rFonts w:ascii="ProximaNova-Light" w:eastAsia="Times New Roman" w:hAnsi="ProximaNova-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C9574C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C9574C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C9574C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C9574C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C957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9574C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C9574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C9574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C9574C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C9574C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uiPriority w:val="99"/>
    <w:rsid w:val="00C9574C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C9574C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C9574C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C9574C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uiPriority w:val="9"/>
    <w:rsid w:val="00C9574C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C9574C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9574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C9574C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C9574C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uiPriority w:val="9"/>
    <w:rsid w:val="00C9574C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C9574C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C9574C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C957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574C"/>
  </w:style>
  <w:style w:type="character" w:customStyle="1" w:styleId="CommentTextChar">
    <w:name w:val="Comment Text Char"/>
    <w:basedOn w:val="DefaultParagraphFont"/>
    <w:link w:val="CommentText"/>
    <w:uiPriority w:val="99"/>
    <w:rsid w:val="00C9574C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957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9574C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C9574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2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1BDE"/>
    <w:pPr>
      <w:ind w:left="720"/>
      <w:contextualSpacing/>
    </w:pPr>
  </w:style>
  <w:style w:type="paragraph" w:customStyle="1" w:styleId="Bullet1">
    <w:name w:val="Bullet 1"/>
    <w:basedOn w:val="Bullet"/>
    <w:qFormat/>
    <w:rsid w:val="00A009C0"/>
    <w:pPr>
      <w:numPr>
        <w:numId w:val="0"/>
      </w:numPr>
      <w:ind w:left="511" w:hanging="454"/>
    </w:pPr>
  </w:style>
  <w:style w:type="table" w:customStyle="1" w:styleId="InforStandard1">
    <w:name w:val="Infor_Standard1"/>
    <w:basedOn w:val="TableNormal"/>
    <w:next w:val="LightGrid-Accent1"/>
    <w:uiPriority w:val="62"/>
    <w:rsid w:val="003E343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ProximaNova-Light" w:eastAsia="Times New Roman" w:hAnsi="ProximaNova-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ProximaNova-Light" w:eastAsia="Times New Roman" w:hAnsi="ProximaNova-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ProximaNova-Light" w:eastAsia="Times New Roman" w:hAnsi="ProximaNova-Light" w:cs="Times New Roman"/>
        <w:b/>
        <w:bCs/>
      </w:rPr>
    </w:tblStylePr>
    <w:tblStylePr w:type="lastCol">
      <w:rPr>
        <w:rFonts w:ascii="ProximaNova-Light" w:eastAsia="Times New Roman" w:hAnsi="ProximaNova-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Emphasis">
    <w:name w:val="Emphasis"/>
    <w:basedOn w:val="DefaultParagraphFont"/>
    <w:qFormat/>
    <w:rsid w:val="003E343A"/>
    <w:rPr>
      <w:i/>
      <w:iCs/>
    </w:rPr>
  </w:style>
  <w:style w:type="paragraph" w:customStyle="1" w:styleId="FunctionalRequirement">
    <w:name w:val="Functional Requirement"/>
    <w:basedOn w:val="Heading3"/>
    <w:link w:val="FunctionalRequirementChar"/>
    <w:rsid w:val="003E343A"/>
    <w:pPr>
      <w:framePr w:wrap="around" w:vAnchor="text" w:hAnchor="text" w:y="1"/>
      <w:numPr>
        <w:ilvl w:val="0"/>
        <w:numId w:val="6"/>
      </w:numPr>
      <w:tabs>
        <w:tab w:val="left" w:pos="1440"/>
      </w:tabs>
      <w:ind w:left="1800" w:hanging="1440"/>
    </w:pPr>
  </w:style>
  <w:style w:type="paragraph" w:customStyle="1" w:styleId="TableTitleGeorgia">
    <w:name w:val="Table Title_Georgia"/>
    <w:basedOn w:val="Normal"/>
    <w:uiPriority w:val="99"/>
    <w:qFormat/>
    <w:rsid w:val="003E343A"/>
    <w:pPr>
      <w:spacing w:after="40" w:line="200" w:lineRule="atLeast"/>
      <w:contextualSpacing/>
    </w:pPr>
    <w:rPr>
      <w:rFonts w:ascii="Georgia" w:hAnsi="Georgia" w:cs="Arial"/>
      <w:b/>
      <w:color w:val="FFFFFF"/>
      <w:szCs w:val="36"/>
      <w:lang w:val="es-ES" w:eastAsia="en-US"/>
    </w:rPr>
  </w:style>
  <w:style w:type="character" w:customStyle="1" w:styleId="FunctionalRequirementChar">
    <w:name w:val="Functional Requirement Char"/>
    <w:basedOn w:val="Heading3Char"/>
    <w:link w:val="FunctionalRequirement"/>
    <w:rsid w:val="003E343A"/>
    <w:rPr>
      <w:rFonts w:ascii="Arial" w:hAnsi="Arial"/>
      <w:b/>
      <w:caps/>
      <w:sz w:val="24"/>
      <w:lang w:val="en-US" w:eastAsia="es-ES"/>
    </w:rPr>
  </w:style>
  <w:style w:type="paragraph" w:customStyle="1" w:styleId="TableTextGeorgia">
    <w:name w:val="Table Text_Georgia"/>
    <w:basedOn w:val="Normal"/>
    <w:uiPriority w:val="99"/>
    <w:qFormat/>
    <w:rsid w:val="003E343A"/>
    <w:pPr>
      <w:spacing w:after="40" w:line="200" w:lineRule="atLeast"/>
      <w:contextualSpacing/>
    </w:pPr>
    <w:rPr>
      <w:rFonts w:ascii="Georgia" w:hAnsi="Georgia"/>
      <w:lang w:eastAsia="en-US"/>
    </w:rPr>
  </w:style>
  <w:style w:type="paragraph" w:customStyle="1" w:styleId="FunctionalRequirements">
    <w:name w:val="Functional Requirements"/>
    <w:basedOn w:val="Heading3"/>
    <w:next w:val="BodyText"/>
    <w:link w:val="FunctionalRequirementsChar"/>
    <w:qFormat/>
    <w:rsid w:val="003E343A"/>
    <w:pPr>
      <w:numPr>
        <w:ilvl w:val="0"/>
        <w:numId w:val="7"/>
      </w:numPr>
    </w:pPr>
  </w:style>
  <w:style w:type="character" w:customStyle="1" w:styleId="FunctionalRequirementsChar">
    <w:name w:val="Functional Requirements Char"/>
    <w:basedOn w:val="Heading3Char"/>
    <w:link w:val="FunctionalRequirements"/>
    <w:rsid w:val="003E343A"/>
    <w:rPr>
      <w:rFonts w:ascii="Arial" w:hAnsi="Arial"/>
      <w:b/>
      <w:caps/>
      <w:sz w:val="24"/>
      <w:lang w:val="en-US" w:eastAsia="es-ES"/>
    </w:rPr>
  </w:style>
  <w:style w:type="character" w:styleId="FollowedHyperlink">
    <w:name w:val="FollowedHyperlink"/>
    <w:basedOn w:val="DefaultParagraphFont"/>
    <w:semiHidden/>
    <w:unhideWhenUsed/>
    <w:rsid w:val="003E343A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3E343A"/>
  </w:style>
  <w:style w:type="character" w:customStyle="1" w:styleId="eop">
    <w:name w:val="eop"/>
    <w:basedOn w:val="DefaultParagraphFont"/>
    <w:rsid w:val="003E343A"/>
  </w:style>
  <w:style w:type="paragraph" w:customStyle="1" w:styleId="paragraph0">
    <w:name w:val="paragraph"/>
    <w:basedOn w:val="Normal"/>
    <w:rsid w:val="003E343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PH" w:eastAsia="en-PH"/>
    </w:rPr>
  </w:style>
  <w:style w:type="character" w:customStyle="1" w:styleId="scxw111949926">
    <w:name w:val="scxw111949926"/>
    <w:basedOn w:val="DefaultParagraphFont"/>
    <w:rsid w:val="003E343A"/>
  </w:style>
  <w:style w:type="paragraph" w:customStyle="1" w:styleId="BulletText1">
    <w:name w:val="Bullet Text 1"/>
    <w:basedOn w:val="Normal"/>
    <w:rsid w:val="003E343A"/>
    <w:pPr>
      <w:tabs>
        <w:tab w:val="num" w:pos="720"/>
      </w:tabs>
      <w:ind w:left="720" w:hanging="720"/>
    </w:pPr>
    <w:rPr>
      <w:rFonts w:ascii="Times New Roman" w:hAnsi="Times New Roman"/>
      <w:sz w:val="24"/>
      <w:lang w:eastAsia="en-US"/>
    </w:rPr>
  </w:style>
  <w:style w:type="character" w:styleId="Mention">
    <w:name w:val="Mention"/>
    <w:basedOn w:val="DefaultParagraphFont"/>
    <w:uiPriority w:val="99"/>
    <w:unhideWhenUsed/>
    <w:rsid w:val="00DA6F4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inforonline.sharepoint.com/:w:/r/sites/PWA-StateOfNewHampshire/_layouts/15/Doc.aspx?sourcedoc=%7B4A4C33E5-28CF-4B8B-8F77-754501039947%7D&amp;file=SoNH_ANA-050%2BDES-020_INT_FIN_AR%20Invoice%20Inbound%20Interface_v1.1.docx&amp;action=default&amp;mobileredirect=true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mingle-portal.inforcloudsuite.com/v2/NMR2N66J9P445R7P_AX4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10B8"/>
    <w:rsid w:val="00012F37"/>
    <w:rsid w:val="000470F9"/>
    <w:rsid w:val="00063A4F"/>
    <w:rsid w:val="0008654A"/>
    <w:rsid w:val="000C6F98"/>
    <w:rsid w:val="000D6F8C"/>
    <w:rsid w:val="000D76DF"/>
    <w:rsid w:val="000F3C06"/>
    <w:rsid w:val="00121615"/>
    <w:rsid w:val="00152CD0"/>
    <w:rsid w:val="00165F10"/>
    <w:rsid w:val="0019158E"/>
    <w:rsid w:val="001A2D6D"/>
    <w:rsid w:val="001D2FBD"/>
    <w:rsid w:val="001E23BF"/>
    <w:rsid w:val="001F57A4"/>
    <w:rsid w:val="00213CB2"/>
    <w:rsid w:val="0021418F"/>
    <w:rsid w:val="00232091"/>
    <w:rsid w:val="00264E32"/>
    <w:rsid w:val="0026579A"/>
    <w:rsid w:val="002A7178"/>
    <w:rsid w:val="002B08F7"/>
    <w:rsid w:val="002C00C7"/>
    <w:rsid w:val="002D1F02"/>
    <w:rsid w:val="002F7371"/>
    <w:rsid w:val="0030597D"/>
    <w:rsid w:val="00313E71"/>
    <w:rsid w:val="003829F6"/>
    <w:rsid w:val="003918CC"/>
    <w:rsid w:val="003C42D9"/>
    <w:rsid w:val="003E6206"/>
    <w:rsid w:val="003F3040"/>
    <w:rsid w:val="00412D25"/>
    <w:rsid w:val="004318FC"/>
    <w:rsid w:val="0043197C"/>
    <w:rsid w:val="00456F0B"/>
    <w:rsid w:val="004A5801"/>
    <w:rsid w:val="004D4A1F"/>
    <w:rsid w:val="004F6031"/>
    <w:rsid w:val="005170BE"/>
    <w:rsid w:val="005250FF"/>
    <w:rsid w:val="00540DD0"/>
    <w:rsid w:val="00556612"/>
    <w:rsid w:val="005748E2"/>
    <w:rsid w:val="005A3CFB"/>
    <w:rsid w:val="005A4598"/>
    <w:rsid w:val="005B5901"/>
    <w:rsid w:val="005D4CAC"/>
    <w:rsid w:val="005E4E92"/>
    <w:rsid w:val="005F54A4"/>
    <w:rsid w:val="00606AD2"/>
    <w:rsid w:val="006529C8"/>
    <w:rsid w:val="006839CF"/>
    <w:rsid w:val="006C2811"/>
    <w:rsid w:val="006C2A28"/>
    <w:rsid w:val="00720079"/>
    <w:rsid w:val="007229FF"/>
    <w:rsid w:val="00735AC7"/>
    <w:rsid w:val="007946BF"/>
    <w:rsid w:val="007A000A"/>
    <w:rsid w:val="007C15A0"/>
    <w:rsid w:val="007E74F2"/>
    <w:rsid w:val="00837399"/>
    <w:rsid w:val="008A2497"/>
    <w:rsid w:val="008A6141"/>
    <w:rsid w:val="008A7D45"/>
    <w:rsid w:val="008B585E"/>
    <w:rsid w:val="008D3B86"/>
    <w:rsid w:val="008E005F"/>
    <w:rsid w:val="008F17D1"/>
    <w:rsid w:val="00937AA3"/>
    <w:rsid w:val="00940E61"/>
    <w:rsid w:val="00957A27"/>
    <w:rsid w:val="009B6D87"/>
    <w:rsid w:val="00A02824"/>
    <w:rsid w:val="00A0469D"/>
    <w:rsid w:val="00A23922"/>
    <w:rsid w:val="00A27FCB"/>
    <w:rsid w:val="00A3445E"/>
    <w:rsid w:val="00AC4B19"/>
    <w:rsid w:val="00B36861"/>
    <w:rsid w:val="00BA6B5E"/>
    <w:rsid w:val="00BB2133"/>
    <w:rsid w:val="00C3128A"/>
    <w:rsid w:val="00C607A2"/>
    <w:rsid w:val="00C717A3"/>
    <w:rsid w:val="00C90394"/>
    <w:rsid w:val="00CB0DE5"/>
    <w:rsid w:val="00CD6EC5"/>
    <w:rsid w:val="00CE72F5"/>
    <w:rsid w:val="00CF47EC"/>
    <w:rsid w:val="00D13D5F"/>
    <w:rsid w:val="00D304BA"/>
    <w:rsid w:val="00D30C14"/>
    <w:rsid w:val="00D3244F"/>
    <w:rsid w:val="00D35066"/>
    <w:rsid w:val="00D41F14"/>
    <w:rsid w:val="00D534AC"/>
    <w:rsid w:val="00DA12BA"/>
    <w:rsid w:val="00DB5EEC"/>
    <w:rsid w:val="00DC03E1"/>
    <w:rsid w:val="00DC4D35"/>
    <w:rsid w:val="00DE70A1"/>
    <w:rsid w:val="00E435C8"/>
    <w:rsid w:val="00E472E5"/>
    <w:rsid w:val="00E75237"/>
    <w:rsid w:val="00E93262"/>
    <w:rsid w:val="00EA3E88"/>
    <w:rsid w:val="00EC38C1"/>
    <w:rsid w:val="00ED6601"/>
    <w:rsid w:val="00F20AE5"/>
    <w:rsid w:val="00F32054"/>
    <w:rsid w:val="00F348AD"/>
    <w:rsid w:val="00F52C88"/>
    <w:rsid w:val="00F66596"/>
    <w:rsid w:val="00F67D40"/>
    <w:rsid w:val="00FC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3da979-0b5d-4214-8060-06e743796f27">
      <Terms xmlns="http://schemas.microsoft.com/office/infopath/2007/PartnerControls"/>
    </lcf76f155ced4ddcb4097134ff3c332f>
    <TaxCatchAll xmlns="532477ba-2cf7-4942-afdf-ffc28329dfcb" xsi:nil="true"/>
    <Comments xmlns="133da979-0b5d-4214-8060-06e743796f2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C7A9D6CC2FC948AB1C74B898911309" ma:contentTypeVersion="16" ma:contentTypeDescription="Create a new document." ma:contentTypeScope="" ma:versionID="3c0ad1bccaf22e31ca5da36b0e3bbb02">
  <xsd:schema xmlns:xsd="http://www.w3.org/2001/XMLSchema" xmlns:xs="http://www.w3.org/2001/XMLSchema" xmlns:p="http://schemas.microsoft.com/office/2006/metadata/properties" xmlns:ns2="133da979-0b5d-4214-8060-06e743796f27" xmlns:ns3="532477ba-2cf7-4942-afdf-ffc28329dfcb" targetNamespace="http://schemas.microsoft.com/office/2006/metadata/properties" ma:root="true" ma:fieldsID="81680b8fe80ee6282b44b84c08d959bc" ns2:_="" ns3:_="">
    <xsd:import namespace="133da979-0b5d-4214-8060-06e743796f27"/>
    <xsd:import namespace="532477ba-2cf7-4942-afdf-ffc28329dfcb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da979-0b5d-4214-8060-06e743796f27" elementFormDefault="qualified">
    <xsd:import namespace="http://schemas.microsoft.com/office/2006/documentManagement/types"/>
    <xsd:import namespace="http://schemas.microsoft.com/office/infopath/2007/PartnerControls"/>
    <xsd:element name="Comments" ma:index="1" nillable="true" ma:displayName="Comments" ma:format="Dropdown" ma:internalName="Comments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hidden="true" ma:internalName="MediaServiceOCR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477ba-2cf7-4942-afdf-ffc28329d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9afe7951-93bd-4db9-a0e7-8ab8850c517a}" ma:internalName="TaxCatchAll" ma:readOnly="false" ma:showField="CatchAllData" ma:web="532477ba-2cf7-4942-afdf-ffc28329d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5CC0A4-F8DC-4E98-A794-270637754D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AE76F-C618-4E54-AFDA-691AF3271A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E1E6A3-12AE-47E4-A25C-D57E14E255BB}">
  <ds:schemaRefs>
    <ds:schemaRef ds:uri="http://schemas.microsoft.com/office/2006/metadata/properties"/>
    <ds:schemaRef ds:uri="http://schemas.microsoft.com/office/infopath/2007/PartnerControls"/>
    <ds:schemaRef ds:uri="133da979-0b5d-4214-8060-06e743796f27"/>
    <ds:schemaRef ds:uri="532477ba-2cf7-4942-afdf-ffc28329dfcb"/>
  </ds:schemaRefs>
</ds:datastoreItem>
</file>

<file path=customXml/itemProps4.xml><?xml version="1.0" encoding="utf-8"?>
<ds:datastoreItem xmlns:ds="http://schemas.openxmlformats.org/officeDocument/2006/customXml" ds:itemID="{CE52B32B-24EF-4FC3-816D-5CC1AE9F4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3da979-0b5d-4214-8060-06e743796f27"/>
    <ds:schemaRef ds:uri="532477ba-2cf7-4942-afdf-ffc28329df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562</TotalTime>
  <Pages>16</Pages>
  <Words>2109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TES-070 Custom Interface Unit Test Results</vt:lpstr>
    </vt:vector>
  </TitlesOfParts>
  <Company>Infor</Company>
  <LinksUpToDate>false</LinksUpToDate>
  <CharactersWithSpaces>14107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TES-070 Custom Interface Unit Test Results</dc:title>
  <dc:subject>Employee Record</dc:subject>
  <dc:creator>Ermena Corpuz</dc:creator>
  <cp:keywords>IPM</cp:keywords>
  <cp:lastModifiedBy>Ivy Cafe</cp:lastModifiedBy>
  <cp:revision>105</cp:revision>
  <cp:lastPrinted>2013-08-15T08:04:00Z</cp:lastPrinted>
  <dcterms:created xsi:type="dcterms:W3CDTF">2025-08-26T04:31:00Z</dcterms:created>
  <dcterms:modified xsi:type="dcterms:W3CDTF">2025-08-26T16:58:00Z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0x010100F2C7A9D6CC2FC948AB1C74B898911309</vt:lpwstr>
  </property>
  <property fmtid="{D5CDD505-2E9C-101B-9397-08002B2CF9AE}" pid="3" name="MediaServiceImageTags">
    <vt:lpwstr/>
  </property>
</Properties>
</file>